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88" w:type="pct"/>
        <w:tblLook w:val="04A0" w:firstRow="1" w:lastRow="0" w:firstColumn="1" w:lastColumn="0" w:noHBand="0" w:noVBand="1"/>
      </w:tblPr>
      <w:tblGrid>
        <w:gridCol w:w="4499"/>
        <w:gridCol w:w="4834"/>
      </w:tblGrid>
      <w:tr w:rsidR="00051FFD" w14:paraId="6099DE17" w14:textId="77777777" w:rsidTr="00156D43">
        <w:trPr>
          <w:trHeight w:val="992"/>
        </w:trPr>
        <w:tc>
          <w:tcPr>
            <w:tcW w:w="5000" w:type="pct"/>
            <w:gridSpan w:val="2"/>
          </w:tcPr>
          <w:p w14:paraId="742C3FD6" w14:textId="7653E0AD" w:rsidR="00051FFD" w:rsidRDefault="00051FFD">
            <w:pPr>
              <w:spacing w:line="252" w:lineRule="auto"/>
              <w:jc w:val="center"/>
              <w:rPr>
                <w:caps/>
                <w:sz w:val="28"/>
                <w:szCs w:val="28"/>
              </w:rPr>
            </w:pPr>
          </w:p>
        </w:tc>
      </w:tr>
      <w:tr w:rsidR="00051FFD" w14:paraId="713C1FF8" w14:textId="77777777">
        <w:trPr>
          <w:trHeight w:val="220"/>
        </w:trPr>
        <w:tc>
          <w:tcPr>
            <w:tcW w:w="5000" w:type="pct"/>
            <w:gridSpan w:val="2"/>
            <w:vAlign w:val="bottom"/>
          </w:tcPr>
          <w:p w14:paraId="09EA012F" w14:textId="77777777" w:rsidR="00051FFD" w:rsidRDefault="00051FFD">
            <w:pPr>
              <w:ind w:firstLine="709"/>
              <w:rPr>
                <w:bCs/>
                <w:iCs/>
                <w:sz w:val="20"/>
                <w:szCs w:val="20"/>
                <w:lang w:eastAsia="en-US"/>
              </w:rPr>
            </w:pPr>
          </w:p>
        </w:tc>
      </w:tr>
      <w:tr w:rsidR="00051FFD" w14:paraId="6D97AEE6" w14:textId="77777777" w:rsidTr="00FC2743">
        <w:trPr>
          <w:cantSplit/>
          <w:trHeight w:val="3485"/>
        </w:trPr>
        <w:tc>
          <w:tcPr>
            <w:tcW w:w="2500" w:type="pct"/>
          </w:tcPr>
          <w:p w14:paraId="2AA35A44" w14:textId="77777777" w:rsidR="00051FFD" w:rsidRDefault="00EF3D19">
            <w:pPr>
              <w:pStyle w:val="affffffffffff9"/>
              <w:spacing w:line="25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УТВЕРЖДАЮ</w:t>
            </w:r>
          </w:p>
          <w:p w14:paraId="57CAAF34" w14:textId="39C82E0B" w:rsidR="00051FFD" w:rsidRDefault="009A576E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Должность</w:t>
            </w:r>
          </w:p>
          <w:p w14:paraId="15B04931" w14:textId="77777777" w:rsidR="00051FFD" w:rsidRDefault="00051FFD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</w:p>
          <w:p w14:paraId="26F49479" w14:textId="77777777" w:rsidR="00051FFD" w:rsidRDefault="00051FFD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</w:p>
          <w:p w14:paraId="21BE6980" w14:textId="5B3B7DA0" w:rsidR="00051FFD" w:rsidRDefault="00EF3D19">
            <w:pPr>
              <w:pStyle w:val="affffffffffff9"/>
              <w:spacing w:line="25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______________ / </w:t>
            </w:r>
            <w:r w:rsidR="00CA445D">
              <w:rPr>
                <w:rFonts w:cs="Times New Roman"/>
              </w:rPr>
              <w:t>ФИО</w:t>
            </w:r>
            <w:r w:rsidR="009A576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/</w:t>
            </w:r>
          </w:p>
          <w:p w14:paraId="20E21058" w14:textId="77777777" w:rsidR="00051FFD" w:rsidRDefault="00EF3D19">
            <w:pPr>
              <w:pStyle w:val="affffffffffff9"/>
              <w:spacing w:line="252" w:lineRule="auto"/>
              <w:rPr>
                <w:rFonts w:cs="Times New Roman"/>
              </w:rPr>
            </w:pPr>
            <w:r>
              <w:rPr>
                <w:rFonts w:cs="Times New Roman"/>
              </w:rPr>
              <w:t>М.П.</w:t>
            </w:r>
          </w:p>
          <w:p w14:paraId="1B99C654" w14:textId="0322379A" w:rsidR="00051FFD" w:rsidRDefault="00EF3D19">
            <w:pPr>
              <w:pStyle w:val="affffffffffff9"/>
              <w:spacing w:before="240" w:line="252" w:lineRule="auto"/>
              <w:rPr>
                <w:rFonts w:cs="Times New Roman"/>
              </w:rPr>
            </w:pPr>
            <w:r>
              <w:rPr>
                <w:rFonts w:cs="Times New Roman"/>
              </w:rPr>
              <w:t>«___» ____________202</w:t>
            </w:r>
            <w:r w:rsidR="00E2772A">
              <w:rPr>
                <w:rFonts w:cs="Times New Roman"/>
              </w:rPr>
              <w:t>3</w:t>
            </w:r>
            <w:r>
              <w:rPr>
                <w:rFonts w:cs="Times New Roman"/>
              </w:rPr>
              <w:t xml:space="preserve"> г.</w:t>
            </w:r>
          </w:p>
        </w:tc>
        <w:tc>
          <w:tcPr>
            <w:tcW w:w="2500" w:type="pct"/>
          </w:tcPr>
          <w:p w14:paraId="755A4D7E" w14:textId="77777777" w:rsidR="00051FFD" w:rsidRDefault="00EF3D19">
            <w:pPr>
              <w:pStyle w:val="affffffffffff9"/>
              <w:spacing w:line="252" w:lineRule="auto"/>
              <w:jc w:val="lef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УТВЕРЖДАЮ</w:t>
            </w:r>
          </w:p>
          <w:p w14:paraId="7273BFFF" w14:textId="3E2C34BF" w:rsidR="00051FFD" w:rsidRDefault="009A576E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Должность</w:t>
            </w:r>
          </w:p>
          <w:p w14:paraId="5D998DA0" w14:textId="77777777" w:rsidR="00051FFD" w:rsidRDefault="00051FFD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</w:p>
          <w:p w14:paraId="66DB13DB" w14:textId="77777777" w:rsidR="00051FFD" w:rsidRDefault="00051FFD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</w:p>
          <w:p w14:paraId="7D95A580" w14:textId="24B98852" w:rsidR="00051FFD" w:rsidRDefault="00EF3D19">
            <w:pPr>
              <w:pStyle w:val="affffffffffff9"/>
              <w:spacing w:line="252" w:lineRule="auto"/>
              <w:jc w:val="left"/>
              <w:rPr>
                <w:rFonts w:cs="Times New Roman"/>
                <w:bCs/>
                <w:iCs/>
              </w:rPr>
            </w:pPr>
            <w:r>
              <w:rPr>
                <w:rFonts w:cs="Times New Roman"/>
              </w:rPr>
              <w:t xml:space="preserve"> _______________ / </w:t>
            </w:r>
            <w:r w:rsidR="00CA445D">
              <w:rPr>
                <w:rFonts w:cs="Times New Roman"/>
              </w:rPr>
              <w:t>ФИО</w:t>
            </w:r>
            <w:r w:rsidR="009A576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/</w:t>
            </w:r>
          </w:p>
          <w:p w14:paraId="70FB23BF" w14:textId="77777777" w:rsidR="00051FFD" w:rsidRDefault="00EF3D19">
            <w:pPr>
              <w:pStyle w:val="affffffffffff9"/>
              <w:spacing w:line="252" w:lineRule="auto"/>
              <w:jc w:val="left"/>
              <w:rPr>
                <w:rFonts w:cs="Times New Roman"/>
                <w:bCs/>
                <w:iCs/>
              </w:rPr>
            </w:pPr>
            <w:r>
              <w:rPr>
                <w:rFonts w:cs="Times New Roman"/>
                <w:bCs/>
                <w:iCs/>
              </w:rPr>
              <w:t xml:space="preserve"> М.П.</w:t>
            </w:r>
          </w:p>
          <w:p w14:paraId="6D974727" w14:textId="52BBAFEA" w:rsidR="00051FFD" w:rsidRDefault="00EF3D19">
            <w:pPr>
              <w:pStyle w:val="affffffffffff9"/>
              <w:spacing w:before="240" w:line="252" w:lineRule="auto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«___» ____________</w:t>
            </w:r>
            <w:r w:rsidR="00E2772A">
              <w:rPr>
                <w:rFonts w:cs="Times New Roman"/>
              </w:rPr>
              <w:t xml:space="preserve">2023 </w:t>
            </w:r>
            <w:r>
              <w:rPr>
                <w:rFonts w:cs="Times New Roman"/>
              </w:rPr>
              <w:t>г.</w:t>
            </w:r>
          </w:p>
          <w:p w14:paraId="5F918B3E" w14:textId="77777777" w:rsidR="00051FFD" w:rsidRDefault="00051FFD">
            <w:pPr>
              <w:pStyle w:val="affffffffffff9"/>
              <w:spacing w:before="240" w:line="252" w:lineRule="auto"/>
              <w:jc w:val="left"/>
              <w:rPr>
                <w:rFonts w:cs="Times New Roman"/>
                <w:sz w:val="20"/>
              </w:rPr>
            </w:pPr>
          </w:p>
        </w:tc>
      </w:tr>
      <w:tr w:rsidR="00051FFD" w14:paraId="50B727BC" w14:textId="77777777">
        <w:trPr>
          <w:trHeight w:val="994"/>
        </w:trPr>
        <w:tc>
          <w:tcPr>
            <w:tcW w:w="5000" w:type="pct"/>
            <w:gridSpan w:val="2"/>
            <w:vAlign w:val="center"/>
          </w:tcPr>
          <w:p w14:paraId="5F3E2D0E" w14:textId="5342C824" w:rsidR="00051FFD" w:rsidRDefault="00EF3D19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ЭЛЕКТРОННАЯ ОБРАЗОВАТЕЛЬНАЯ СИСТЕМА</w:t>
            </w:r>
          </w:p>
          <w:p w14:paraId="6F5353B7" w14:textId="317A74B6" w:rsidR="00051FFD" w:rsidRDefault="00FC2743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(ЭОС)</w:t>
            </w:r>
          </w:p>
          <w:p w14:paraId="6ABF8751" w14:textId="77777777" w:rsidR="00051FFD" w:rsidRDefault="00051FFD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</w:p>
        </w:tc>
      </w:tr>
      <w:tr w:rsidR="00051FFD" w14:paraId="51751A17" w14:textId="77777777">
        <w:trPr>
          <w:trHeight w:val="404"/>
        </w:trPr>
        <w:tc>
          <w:tcPr>
            <w:tcW w:w="5000" w:type="pct"/>
            <w:gridSpan w:val="2"/>
            <w:vAlign w:val="bottom"/>
          </w:tcPr>
          <w:p w14:paraId="1D7C340F" w14:textId="0398EF88" w:rsidR="00051FFD" w:rsidRDefault="00FD3DDB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К</w:t>
            </w:r>
            <w:r w:rsidR="00EF3D19">
              <w:rPr>
                <w:b/>
                <w:szCs w:val="28"/>
                <w:lang w:eastAsia="en-US"/>
              </w:rPr>
              <w:t xml:space="preserve">онтракт от </w:t>
            </w:r>
            <w:r w:rsidR="00946810">
              <w:rPr>
                <w:b/>
                <w:szCs w:val="28"/>
                <w:lang w:eastAsia="en-US"/>
              </w:rPr>
              <w:t>09</w:t>
            </w:r>
            <w:r w:rsidR="009A576E">
              <w:rPr>
                <w:b/>
                <w:szCs w:val="28"/>
                <w:lang w:eastAsia="en-US"/>
              </w:rPr>
              <w:t xml:space="preserve"> января 2023</w:t>
            </w:r>
            <w:r w:rsidR="00EF3D19">
              <w:rPr>
                <w:b/>
                <w:szCs w:val="28"/>
                <w:lang w:eastAsia="en-US"/>
              </w:rPr>
              <w:t xml:space="preserve"> г. № </w:t>
            </w:r>
            <w:r w:rsidR="009A576E">
              <w:rPr>
                <w:b/>
                <w:szCs w:val="28"/>
                <w:lang w:eastAsia="en-US"/>
              </w:rPr>
              <w:t>01</w:t>
            </w:r>
            <w:r w:rsidR="00EF3D19">
              <w:rPr>
                <w:b/>
                <w:szCs w:val="28"/>
                <w:lang w:eastAsia="en-US"/>
              </w:rPr>
              <w:t>/ОК-</w:t>
            </w:r>
            <w:r w:rsidR="009A576E">
              <w:rPr>
                <w:b/>
                <w:szCs w:val="28"/>
                <w:lang w:eastAsia="en-US"/>
              </w:rPr>
              <w:t>2023</w:t>
            </w:r>
            <w:r w:rsidR="00EF3D19">
              <w:rPr>
                <w:b/>
                <w:szCs w:val="28"/>
                <w:lang w:eastAsia="en-US"/>
              </w:rPr>
              <w:br/>
              <w:t>на выполнение работ по развитию Системы</w:t>
            </w:r>
          </w:p>
          <w:p w14:paraId="40E5F858" w14:textId="77777777" w:rsidR="00051FFD" w:rsidRDefault="00051FFD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</w:p>
        </w:tc>
      </w:tr>
      <w:tr w:rsidR="00051FFD" w14:paraId="2DC957C2" w14:textId="77777777">
        <w:trPr>
          <w:trHeight w:val="464"/>
        </w:trPr>
        <w:tc>
          <w:tcPr>
            <w:tcW w:w="5000" w:type="pct"/>
            <w:gridSpan w:val="2"/>
            <w:vAlign w:val="center"/>
          </w:tcPr>
          <w:p w14:paraId="1476C132" w14:textId="77777777" w:rsidR="00051FFD" w:rsidRDefault="00EF3D1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Пояснительная записка к техническому проекту</w:t>
            </w:r>
          </w:p>
          <w:p w14:paraId="47C8DFC7" w14:textId="77777777" w:rsidR="00051FFD" w:rsidRDefault="00EF3D1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(Этап </w:t>
            </w:r>
            <w:r w:rsidR="00D9107E"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)</w:t>
            </w:r>
          </w:p>
          <w:p w14:paraId="2ADE50AA" w14:textId="2D2A3891" w:rsidR="002D73A2" w:rsidRDefault="002D73A2">
            <w:pPr>
              <w:jc w:val="center"/>
              <w:rPr>
                <w:rFonts w:eastAsia="Calibri"/>
                <w:b/>
                <w:bCs/>
                <w:sz w:val="28"/>
                <w:szCs w:val="28"/>
                <w:lang w:bidi="en-US"/>
              </w:rPr>
            </w:pPr>
          </w:p>
        </w:tc>
      </w:tr>
      <w:tr w:rsidR="00051FFD" w14:paraId="342D5A47" w14:textId="77777777">
        <w:trPr>
          <w:trHeight w:val="472"/>
        </w:trPr>
        <w:tc>
          <w:tcPr>
            <w:tcW w:w="5000" w:type="pct"/>
            <w:gridSpan w:val="2"/>
            <w:vAlign w:val="center"/>
          </w:tcPr>
          <w:p w14:paraId="20388AB1" w14:textId="33E78D1E" w:rsidR="00051FFD" w:rsidRDefault="009A576E" w:rsidP="009A576E">
            <w:pPr>
              <w:jc w:val="center"/>
              <w:rPr>
                <w:rFonts w:eastAsia="Calibri"/>
                <w:caps/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31911111.62.01.11.000.005.П2.2</w:t>
            </w:r>
            <w:r w:rsidR="00EF3D19">
              <w:rPr>
                <w:rFonts w:eastAsia="Calibri"/>
                <w:sz w:val="28"/>
                <w:szCs w:val="28"/>
              </w:rPr>
              <w:t>-ЛУ</w:t>
            </w:r>
          </w:p>
        </w:tc>
      </w:tr>
      <w:tr w:rsidR="00051FFD" w14:paraId="3E633B77" w14:textId="77777777">
        <w:trPr>
          <w:trHeight w:val="3309"/>
        </w:trPr>
        <w:tc>
          <w:tcPr>
            <w:tcW w:w="2500" w:type="pct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466"/>
            </w:tblGrid>
            <w:tr w:rsidR="00051FFD" w14:paraId="092C414F" w14:textId="77777777">
              <w:trPr>
                <w:trHeight w:val="107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ED358D" w14:textId="77777777" w:rsidR="00051FFD" w:rsidRDefault="00EF3D19">
                  <w:pPr>
                    <w:pStyle w:val="Default"/>
                  </w:pPr>
                  <w:r>
                    <w:rPr>
                      <w:color w:val="auto"/>
                    </w:rPr>
                    <w:t xml:space="preserve">СОГЛАСОВАНО </w:t>
                  </w:r>
                </w:p>
              </w:tc>
            </w:tr>
            <w:tr w:rsidR="00051FFD" w14:paraId="034CA368" w14:textId="77777777">
              <w:trPr>
                <w:trHeight w:val="3328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D23A70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791879C8" w14:textId="6AF930E7" w:rsidR="00051FFD" w:rsidRDefault="009A576E">
                  <w:pPr>
                    <w:pStyle w:val="affffffffffff9"/>
                    <w:spacing w:line="252" w:lineRule="auto"/>
                  </w:pPr>
                  <w:r>
                    <w:t>Должность</w:t>
                  </w:r>
                </w:p>
                <w:p w14:paraId="3B04D61C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4396C2AB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09B6F370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4AA5D6F2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5733D1C9" w14:textId="01E862FC" w:rsidR="00051FFD" w:rsidRDefault="00EF3D19">
                  <w:pPr>
                    <w:pStyle w:val="affffffffffff9"/>
                    <w:spacing w:line="252" w:lineRule="auto"/>
                  </w:pPr>
                  <w:r>
                    <w:t xml:space="preserve">_____________________/ </w:t>
                  </w:r>
                  <w:r w:rsidR="00CA445D">
                    <w:t>ФИО</w:t>
                  </w:r>
                  <w:r>
                    <w:t>/</w:t>
                  </w:r>
                </w:p>
                <w:p w14:paraId="7A03FDFB" w14:textId="77777777" w:rsidR="00051FFD" w:rsidRDefault="00EF3D19">
                  <w:pPr>
                    <w:pStyle w:val="affffffffffff9"/>
                    <w:spacing w:line="252" w:lineRule="auto"/>
                  </w:pPr>
                  <w:r>
                    <w:t xml:space="preserve"> </w:t>
                  </w:r>
                </w:p>
                <w:p w14:paraId="063390F4" w14:textId="05587ADB" w:rsidR="00051FFD" w:rsidRDefault="00EF3D19">
                  <w:pPr>
                    <w:pStyle w:val="affffffffffff9"/>
                    <w:spacing w:line="252" w:lineRule="auto"/>
                  </w:pPr>
                  <w:r>
                    <w:t>«____» ___________</w:t>
                  </w:r>
                  <w:r w:rsidR="00E2772A">
                    <w:t xml:space="preserve">2023 </w:t>
                  </w:r>
                  <w:r>
                    <w:t xml:space="preserve">г. </w:t>
                  </w:r>
                </w:p>
              </w:tc>
            </w:tr>
          </w:tbl>
          <w:p w14:paraId="2E257A30" w14:textId="77777777" w:rsidR="00051FFD" w:rsidRDefault="00051FFD">
            <w:pPr>
              <w:rPr>
                <w:b/>
              </w:rPr>
            </w:pPr>
          </w:p>
        </w:tc>
        <w:tc>
          <w:tcPr>
            <w:tcW w:w="2500" w:type="pct"/>
          </w:tcPr>
          <w:tbl>
            <w:tblPr>
              <w:tblW w:w="4618" w:type="dxa"/>
              <w:tblLook w:val="04A0" w:firstRow="1" w:lastRow="0" w:firstColumn="1" w:lastColumn="0" w:noHBand="0" w:noVBand="1"/>
            </w:tblPr>
            <w:tblGrid>
              <w:gridCol w:w="4618"/>
            </w:tblGrid>
            <w:tr w:rsidR="00051FFD" w14:paraId="57ED908D" w14:textId="77777777">
              <w:trPr>
                <w:trHeight w:val="101"/>
              </w:trPr>
              <w:tc>
                <w:tcPr>
                  <w:tcW w:w="0" w:type="auto"/>
                </w:tcPr>
                <w:p w14:paraId="6ECD6020" w14:textId="77777777" w:rsidR="00051FFD" w:rsidRDefault="00EF3D19">
                  <w:pPr>
                    <w:pStyle w:val="Default"/>
                  </w:pPr>
                  <w:r>
                    <w:rPr>
                      <w:color w:val="auto"/>
                    </w:rPr>
                    <w:t xml:space="preserve">СОГЛАСОВАНО </w:t>
                  </w:r>
                </w:p>
              </w:tc>
            </w:tr>
            <w:tr w:rsidR="00051FFD" w14:paraId="532BBA45" w14:textId="77777777">
              <w:trPr>
                <w:trHeight w:val="3341"/>
              </w:trPr>
              <w:tc>
                <w:tcPr>
                  <w:tcW w:w="0" w:type="auto"/>
                </w:tcPr>
                <w:p w14:paraId="4FCF64D6" w14:textId="77777777" w:rsidR="00051FFD" w:rsidRDefault="00051FFD">
                  <w:pPr>
                    <w:pStyle w:val="affffffffffff9"/>
                    <w:spacing w:line="252" w:lineRule="auto"/>
                    <w:rPr>
                      <w:color w:val="000000" w:themeColor="text1"/>
                      <w:shd w:val="clear" w:color="auto" w:fill="FFFFFF"/>
                    </w:rPr>
                  </w:pPr>
                </w:p>
                <w:p w14:paraId="625C49FF" w14:textId="5233B6C8" w:rsidR="00051FFD" w:rsidRDefault="009A576E">
                  <w:pPr>
                    <w:pStyle w:val="affffffffffff9"/>
                    <w:spacing w:line="252" w:lineRule="auto"/>
                  </w:pPr>
                  <w:r>
                    <w:rPr>
                      <w:color w:val="000000" w:themeColor="text1"/>
                      <w:shd w:val="clear" w:color="auto" w:fill="FFFFFF"/>
                    </w:rPr>
                    <w:t>Должность</w:t>
                  </w:r>
                </w:p>
                <w:p w14:paraId="098F96D4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6499F8AA" w14:textId="4F8387EC" w:rsidR="00051FFD" w:rsidRDefault="00051FFD">
                  <w:pPr>
                    <w:pStyle w:val="affffffffffff9"/>
                    <w:spacing w:line="252" w:lineRule="auto"/>
                  </w:pPr>
                </w:p>
                <w:p w14:paraId="04023C22" w14:textId="7CE71123" w:rsidR="00CA445D" w:rsidRDefault="00CA445D">
                  <w:pPr>
                    <w:pStyle w:val="affffffffffff9"/>
                    <w:spacing w:line="252" w:lineRule="auto"/>
                  </w:pPr>
                </w:p>
                <w:p w14:paraId="72CB89C6" w14:textId="14BC3481" w:rsidR="00CA445D" w:rsidRDefault="00CA445D">
                  <w:pPr>
                    <w:pStyle w:val="affffffffffff9"/>
                    <w:spacing w:line="252" w:lineRule="auto"/>
                  </w:pPr>
                </w:p>
                <w:p w14:paraId="01E56DB3" w14:textId="003ADE90" w:rsidR="00051FFD" w:rsidRDefault="00EF3D19">
                  <w:pPr>
                    <w:pStyle w:val="affffffffffff9"/>
                    <w:spacing w:line="252" w:lineRule="auto"/>
                  </w:pPr>
                  <w:r>
                    <w:t>______________________/</w:t>
                  </w:r>
                  <w:r w:rsidR="00CA445D">
                    <w:t xml:space="preserve"> ФИО</w:t>
                  </w:r>
                  <w:r>
                    <w:t xml:space="preserve"> / </w:t>
                  </w:r>
                </w:p>
                <w:p w14:paraId="59AE1AA2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074091F3" w14:textId="2E6DDBAE" w:rsidR="00051FFD" w:rsidRDefault="00EF3D19">
                  <w:pPr>
                    <w:pStyle w:val="affffffffffff9"/>
                    <w:spacing w:line="252" w:lineRule="auto"/>
                  </w:pPr>
                  <w:r>
                    <w:t>«____» ___________</w:t>
                  </w:r>
                  <w:r w:rsidR="00E2772A">
                    <w:t xml:space="preserve">2023 </w:t>
                  </w:r>
                  <w:r>
                    <w:t xml:space="preserve">г. </w:t>
                  </w:r>
                </w:p>
              </w:tc>
            </w:tr>
          </w:tbl>
          <w:p w14:paraId="4F95BC3C" w14:textId="77777777" w:rsidR="00051FFD" w:rsidRDefault="00051FFD">
            <w:pPr>
              <w:rPr>
                <w:b/>
              </w:rPr>
            </w:pPr>
          </w:p>
        </w:tc>
      </w:tr>
      <w:tr w:rsidR="00051FFD" w14:paraId="1E18E657" w14:textId="77777777">
        <w:trPr>
          <w:trHeight w:val="1543"/>
        </w:trPr>
        <w:tc>
          <w:tcPr>
            <w:tcW w:w="5000" w:type="pct"/>
            <w:gridSpan w:val="2"/>
            <w:vAlign w:val="bottom"/>
          </w:tcPr>
          <w:p w14:paraId="7FED0CC2" w14:textId="26E0BC69" w:rsidR="00051FFD" w:rsidRDefault="009A576E">
            <w:pPr>
              <w:ind w:firstLine="34"/>
              <w:jc w:val="center"/>
              <w:rPr>
                <w:sz w:val="26"/>
              </w:rPr>
            </w:pPr>
            <w:r>
              <w:rPr>
                <w:sz w:val="26"/>
              </w:rPr>
              <w:t>Москва</w:t>
            </w:r>
          </w:p>
          <w:p w14:paraId="440F6816" w14:textId="47917DEC" w:rsidR="00051FFD" w:rsidRDefault="00E2772A">
            <w:pPr>
              <w:ind w:firstLine="34"/>
              <w:jc w:val="center"/>
              <w:rPr>
                <w:b/>
                <w:sz w:val="26"/>
              </w:rPr>
            </w:pPr>
            <w:r>
              <w:rPr>
                <w:sz w:val="26"/>
              </w:rPr>
              <w:t>2023</w:t>
            </w:r>
          </w:p>
        </w:tc>
      </w:tr>
    </w:tbl>
    <w:p w14:paraId="65789F82" w14:textId="77777777" w:rsidR="00051FFD" w:rsidRDefault="00051FFD">
      <w:pPr>
        <w:sectPr w:rsidR="00051FFD">
          <w:headerReference w:type="default" r:id="rId12"/>
          <w:footerReference w:type="default" r:id="rId13"/>
          <w:pgSz w:w="11906" w:h="16838"/>
          <w:pgMar w:top="1134" w:right="850" w:bottom="1134" w:left="1701" w:header="709" w:footer="709" w:gutter="0"/>
          <w:cols w:space="720"/>
          <w:formProt w:val="0"/>
          <w:titlePg/>
          <w:docGrid w:linePitch="381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97"/>
        <w:gridCol w:w="1279"/>
        <w:gridCol w:w="3979"/>
      </w:tblGrid>
      <w:tr w:rsidR="00051FFD" w14:paraId="20190C98" w14:textId="77777777">
        <w:trPr>
          <w:trHeight w:val="362"/>
        </w:trPr>
        <w:tc>
          <w:tcPr>
            <w:tcW w:w="9571" w:type="dxa"/>
            <w:gridSpan w:val="3"/>
            <w:shd w:val="clear" w:color="auto" w:fill="auto"/>
          </w:tcPr>
          <w:p w14:paraId="5F8C2FF7" w14:textId="495905F6" w:rsidR="00051FFD" w:rsidRDefault="00051FFD">
            <w:pPr>
              <w:spacing w:line="254" w:lineRule="auto"/>
              <w:jc w:val="center"/>
              <w:rPr>
                <w:caps/>
                <w:sz w:val="28"/>
              </w:rPr>
            </w:pPr>
          </w:p>
        </w:tc>
      </w:tr>
      <w:tr w:rsidR="00051FFD" w14:paraId="64D1EC9D" w14:textId="77777777" w:rsidTr="00156D43">
        <w:trPr>
          <w:trHeight w:val="1053"/>
        </w:trPr>
        <w:tc>
          <w:tcPr>
            <w:tcW w:w="9571" w:type="dxa"/>
            <w:gridSpan w:val="3"/>
            <w:shd w:val="clear" w:color="auto" w:fill="auto"/>
            <w:vAlign w:val="bottom"/>
          </w:tcPr>
          <w:p w14:paraId="7C04F257" w14:textId="77777777" w:rsidR="00051FFD" w:rsidRDefault="00051FFD">
            <w:pPr>
              <w:ind w:firstLine="709"/>
              <w:rPr>
                <w:bCs/>
                <w:iCs/>
                <w:sz w:val="28"/>
                <w:szCs w:val="20"/>
              </w:rPr>
            </w:pPr>
          </w:p>
        </w:tc>
      </w:tr>
      <w:tr w:rsidR="00051FFD" w14:paraId="39303079" w14:textId="77777777">
        <w:trPr>
          <w:trHeight w:val="2380"/>
        </w:trPr>
        <w:tc>
          <w:tcPr>
            <w:tcW w:w="9571" w:type="dxa"/>
            <w:gridSpan w:val="3"/>
            <w:shd w:val="clear" w:color="auto" w:fill="auto"/>
          </w:tcPr>
          <w:p w14:paraId="646F2A5C" w14:textId="77777777" w:rsidR="00051FFD" w:rsidRDefault="00EF3D19">
            <w:pPr>
              <w:spacing w:before="40" w:after="80"/>
              <w:rPr>
                <w:sz w:val="28"/>
              </w:rPr>
            </w:pPr>
            <w:r>
              <w:rPr>
                <w:sz w:val="28"/>
              </w:rPr>
              <w:t>УТВЕРЖДЕН</w:t>
            </w:r>
          </w:p>
          <w:p w14:paraId="17B8F7C5" w14:textId="34DB0756" w:rsidR="00051FFD" w:rsidRDefault="009A576E">
            <w:pPr>
              <w:spacing w:before="40" w:after="80"/>
              <w:rPr>
                <w:bCs/>
                <w:caps/>
                <w:sz w:val="28"/>
                <w:szCs w:val="18"/>
              </w:rPr>
            </w:pPr>
            <w:r>
              <w:rPr>
                <w:sz w:val="28"/>
                <w:szCs w:val="28"/>
              </w:rPr>
              <w:t>31911111.62.01.11.</w:t>
            </w:r>
            <w:proofErr w:type="gramStart"/>
            <w:r>
              <w:rPr>
                <w:sz w:val="28"/>
                <w:szCs w:val="28"/>
              </w:rPr>
              <w:t>000.005.П</w:t>
            </w:r>
            <w:proofErr w:type="gramEnd"/>
            <w:r>
              <w:rPr>
                <w:sz w:val="28"/>
                <w:szCs w:val="28"/>
              </w:rPr>
              <w:t>2.2</w:t>
            </w:r>
            <w:r>
              <w:rPr>
                <w:rFonts w:eastAsia="Calibri"/>
                <w:sz w:val="28"/>
                <w:szCs w:val="28"/>
              </w:rPr>
              <w:t>-ЛУ</w:t>
            </w:r>
          </w:p>
          <w:p w14:paraId="2E060D12" w14:textId="77777777" w:rsidR="00051FFD" w:rsidRDefault="00051FFD">
            <w:pPr>
              <w:ind w:firstLine="709"/>
              <w:rPr>
                <w:i/>
                <w:iCs/>
                <w:sz w:val="28"/>
              </w:rPr>
            </w:pPr>
          </w:p>
        </w:tc>
      </w:tr>
      <w:tr w:rsidR="00051FFD" w14:paraId="77FC41F0" w14:textId="77777777">
        <w:trPr>
          <w:trHeight w:val="1026"/>
        </w:trPr>
        <w:tc>
          <w:tcPr>
            <w:tcW w:w="4183" w:type="dxa"/>
            <w:shd w:val="clear" w:color="auto" w:fill="auto"/>
          </w:tcPr>
          <w:p w14:paraId="08C06FFF" w14:textId="77777777" w:rsidR="00051FFD" w:rsidRDefault="00051FFD">
            <w:pPr>
              <w:ind w:firstLine="709"/>
              <w:rPr>
                <w:sz w:val="28"/>
              </w:rPr>
            </w:pPr>
          </w:p>
        </w:tc>
        <w:tc>
          <w:tcPr>
            <w:tcW w:w="1297" w:type="dxa"/>
            <w:shd w:val="clear" w:color="auto" w:fill="auto"/>
          </w:tcPr>
          <w:p w14:paraId="59953B8A" w14:textId="77777777" w:rsidR="00051FFD" w:rsidRDefault="00051FFD">
            <w:pPr>
              <w:ind w:firstLine="709"/>
              <w:rPr>
                <w:sz w:val="28"/>
              </w:rPr>
            </w:pPr>
          </w:p>
        </w:tc>
        <w:tc>
          <w:tcPr>
            <w:tcW w:w="4091" w:type="dxa"/>
            <w:shd w:val="clear" w:color="auto" w:fill="auto"/>
          </w:tcPr>
          <w:p w14:paraId="4D19F5EC" w14:textId="77777777" w:rsidR="00051FFD" w:rsidRDefault="00051FFD">
            <w:pPr>
              <w:ind w:firstLine="709"/>
              <w:rPr>
                <w:sz w:val="28"/>
              </w:rPr>
            </w:pPr>
          </w:p>
        </w:tc>
      </w:tr>
      <w:tr w:rsidR="00051FFD" w14:paraId="4F8D449A" w14:textId="77777777">
        <w:trPr>
          <w:trHeight w:val="932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2DB033B3" w14:textId="12FC1657" w:rsidR="00051FFD" w:rsidRDefault="00EF3D19">
            <w:pPr>
              <w:pStyle w:val="affffffffffff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ОБРАЗОВАТЕЛЬНАЯ СИСТЕМА</w:t>
            </w:r>
          </w:p>
          <w:p w14:paraId="5BBC37B0" w14:textId="36D3A7D0" w:rsidR="00051FFD" w:rsidRDefault="00EF3D1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(ЭОС)</w:t>
            </w:r>
          </w:p>
          <w:p w14:paraId="5EB136B9" w14:textId="77777777" w:rsidR="00051FFD" w:rsidRDefault="00051FFD">
            <w:pPr>
              <w:spacing w:before="120"/>
              <w:jc w:val="center"/>
              <w:rPr>
                <w:rFonts w:ascii="Times New Roman Полужирный" w:hAnsi="Times New Roman Полужирный"/>
                <w:b/>
                <w:bCs/>
                <w:caps/>
                <w:sz w:val="28"/>
                <w:szCs w:val="28"/>
              </w:rPr>
            </w:pPr>
          </w:p>
        </w:tc>
      </w:tr>
      <w:tr w:rsidR="00051FFD" w14:paraId="0BF255E9" w14:textId="77777777">
        <w:tc>
          <w:tcPr>
            <w:tcW w:w="9571" w:type="dxa"/>
            <w:gridSpan w:val="3"/>
            <w:shd w:val="clear" w:color="auto" w:fill="auto"/>
            <w:vAlign w:val="center"/>
          </w:tcPr>
          <w:p w14:paraId="3DE8A2C2" w14:textId="0CA8A926" w:rsidR="009A576E" w:rsidRPr="009A576E" w:rsidRDefault="00FD3DDB" w:rsidP="009A576E">
            <w:pPr>
              <w:spacing w:line="276" w:lineRule="auto"/>
              <w:jc w:val="center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К</w:t>
            </w:r>
            <w:r w:rsidR="009A576E">
              <w:rPr>
                <w:b/>
                <w:sz w:val="28"/>
                <w:szCs w:val="28"/>
                <w:lang w:eastAsia="en-US"/>
              </w:rPr>
              <w:t xml:space="preserve">онтракт от </w:t>
            </w:r>
            <w:r w:rsidR="00EF11D3">
              <w:rPr>
                <w:b/>
                <w:sz w:val="28"/>
                <w:szCs w:val="28"/>
                <w:lang w:eastAsia="en-US"/>
              </w:rPr>
              <w:t xml:space="preserve">19 </w:t>
            </w:r>
            <w:r w:rsidR="009A576E" w:rsidRPr="009A576E">
              <w:rPr>
                <w:b/>
                <w:sz w:val="28"/>
                <w:szCs w:val="28"/>
                <w:lang w:eastAsia="en-US"/>
              </w:rPr>
              <w:t>января 2023 г. № 01/ОК-</w:t>
            </w:r>
            <w:r w:rsidR="00EF11D3" w:rsidRPr="009A576E">
              <w:rPr>
                <w:b/>
                <w:sz w:val="28"/>
                <w:szCs w:val="28"/>
                <w:lang w:eastAsia="en-US"/>
              </w:rPr>
              <w:t>202</w:t>
            </w:r>
            <w:r w:rsidR="00EF11D3">
              <w:rPr>
                <w:b/>
                <w:sz w:val="28"/>
                <w:szCs w:val="28"/>
                <w:lang w:eastAsia="en-US"/>
              </w:rPr>
              <w:t>1</w:t>
            </w:r>
          </w:p>
          <w:p w14:paraId="798DA946" w14:textId="20B8B456" w:rsidR="00051FFD" w:rsidRDefault="009A576E" w:rsidP="009A576E">
            <w:pPr>
              <w:spacing w:line="276" w:lineRule="auto"/>
              <w:jc w:val="center"/>
              <w:rPr>
                <w:b/>
                <w:sz w:val="28"/>
                <w:szCs w:val="28"/>
                <w:lang w:eastAsia="en-US"/>
              </w:rPr>
            </w:pPr>
            <w:r w:rsidRPr="009A576E">
              <w:rPr>
                <w:b/>
                <w:sz w:val="28"/>
                <w:szCs w:val="28"/>
                <w:lang w:eastAsia="en-US"/>
              </w:rPr>
              <w:t>на выполнение работ по развитию Системы</w:t>
            </w:r>
          </w:p>
          <w:p w14:paraId="4AA3E0C2" w14:textId="77777777" w:rsidR="00051FFD" w:rsidRDefault="00051FFD">
            <w:pPr>
              <w:spacing w:line="276" w:lineRule="auto"/>
              <w:jc w:val="center"/>
              <w:rPr>
                <w:rFonts w:ascii="Times New Roman Полужирный" w:hAnsi="Times New Roman Полужирный"/>
                <w:b/>
                <w:caps/>
                <w:sz w:val="28"/>
                <w:szCs w:val="28"/>
              </w:rPr>
            </w:pPr>
          </w:p>
        </w:tc>
      </w:tr>
      <w:tr w:rsidR="00051FFD" w14:paraId="36731B36" w14:textId="77777777">
        <w:trPr>
          <w:trHeight w:val="983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6AD6808B" w14:textId="77777777" w:rsidR="00051FFD" w:rsidRDefault="00EF3D1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Пояснительная записка к техническому проекту</w:t>
            </w:r>
          </w:p>
          <w:p w14:paraId="420E377A" w14:textId="3FD69CCD" w:rsidR="00051FFD" w:rsidRDefault="00EF3D19" w:rsidP="009A576E">
            <w:pPr>
              <w:jc w:val="center"/>
              <w:rPr>
                <w:b/>
                <w:caps/>
                <w:sz w:val="28"/>
                <w:szCs w:val="28"/>
                <w:highlight w:val="yellow"/>
              </w:rPr>
            </w:pPr>
            <w:r>
              <w:rPr>
                <w:b/>
                <w:sz w:val="28"/>
                <w:szCs w:val="28"/>
              </w:rPr>
              <w:t xml:space="preserve">(Этап </w:t>
            </w:r>
            <w:r w:rsidR="005E0EB2">
              <w:rPr>
                <w:b/>
                <w:sz w:val="28"/>
                <w:szCs w:val="28"/>
              </w:rPr>
              <w:t>13</w:t>
            </w:r>
            <w:r w:rsidR="009A576E"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)</w:t>
            </w:r>
          </w:p>
        </w:tc>
      </w:tr>
      <w:tr w:rsidR="00051FFD" w14:paraId="6E2DF5E8" w14:textId="77777777">
        <w:trPr>
          <w:trHeight w:val="443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78E7C2ED" w14:textId="42D06378" w:rsidR="00051FFD" w:rsidRDefault="009A576E" w:rsidP="009A576E">
            <w:pPr>
              <w:jc w:val="center"/>
              <w:rPr>
                <w:rFonts w:eastAsia="Calibri"/>
                <w:smallCaps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>31911111.62.01.11.000.005.П2.2</w:t>
            </w:r>
            <w:r w:rsidR="00EF11D3">
              <w:rPr>
                <w:sz w:val="28"/>
                <w:szCs w:val="28"/>
              </w:rPr>
              <w:t>-ЛУ</w:t>
            </w:r>
          </w:p>
        </w:tc>
      </w:tr>
      <w:tr w:rsidR="00051FFD" w14:paraId="4A579C86" w14:textId="77777777">
        <w:trPr>
          <w:trHeight w:val="452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743FB033" w14:textId="44ABC0CF" w:rsidR="00051FFD" w:rsidRPr="007B3F8F" w:rsidRDefault="00EF3D19" w:rsidP="009A576E">
            <w:pPr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Листов </w:t>
            </w:r>
            <w:r w:rsidR="009A576E">
              <w:rPr>
                <w:sz w:val="28"/>
              </w:rPr>
              <w:t>__</w:t>
            </w:r>
          </w:p>
        </w:tc>
      </w:tr>
      <w:tr w:rsidR="00051FFD" w14:paraId="48894733" w14:textId="77777777">
        <w:trPr>
          <w:trHeight w:val="452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1E1C8E3C" w14:textId="63B3A921" w:rsidR="00051FFD" w:rsidRDefault="00051FFD">
            <w:pPr>
              <w:spacing w:before="120"/>
              <w:jc w:val="center"/>
              <w:rPr>
                <w:sz w:val="28"/>
              </w:rPr>
            </w:pPr>
          </w:p>
        </w:tc>
      </w:tr>
      <w:tr w:rsidR="00051FFD" w14:paraId="402FC6F2" w14:textId="77777777">
        <w:trPr>
          <w:trHeight w:val="452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557D3A3B" w14:textId="77777777" w:rsidR="00051FFD" w:rsidRDefault="00051FFD">
            <w:pPr>
              <w:spacing w:before="120"/>
              <w:jc w:val="center"/>
              <w:rPr>
                <w:sz w:val="28"/>
              </w:rPr>
            </w:pPr>
          </w:p>
        </w:tc>
      </w:tr>
      <w:tr w:rsidR="00051FFD" w14:paraId="2933D17B" w14:textId="77777777">
        <w:trPr>
          <w:trHeight w:val="1362"/>
        </w:trPr>
        <w:tc>
          <w:tcPr>
            <w:tcW w:w="9571" w:type="dxa"/>
            <w:gridSpan w:val="3"/>
            <w:shd w:val="clear" w:color="auto" w:fill="auto"/>
          </w:tcPr>
          <w:p w14:paraId="03EFFFC5" w14:textId="77777777" w:rsidR="00051FFD" w:rsidRDefault="00051FFD">
            <w:pPr>
              <w:jc w:val="center"/>
              <w:rPr>
                <w:b/>
                <w:sz w:val="28"/>
                <w:lang w:val="en-US"/>
              </w:rPr>
            </w:pPr>
          </w:p>
        </w:tc>
      </w:tr>
      <w:tr w:rsidR="00051FFD" w14:paraId="3821F33A" w14:textId="77777777">
        <w:trPr>
          <w:trHeight w:val="2430"/>
        </w:trPr>
        <w:tc>
          <w:tcPr>
            <w:tcW w:w="9571" w:type="dxa"/>
            <w:gridSpan w:val="3"/>
            <w:shd w:val="clear" w:color="auto" w:fill="auto"/>
            <w:vAlign w:val="bottom"/>
          </w:tcPr>
          <w:p w14:paraId="43F815E7" w14:textId="7E1DDA63" w:rsidR="00051FFD" w:rsidRDefault="009A576E">
            <w:pPr>
              <w:ind w:firstLine="34"/>
              <w:jc w:val="center"/>
              <w:rPr>
                <w:sz w:val="28"/>
              </w:rPr>
            </w:pPr>
            <w:r>
              <w:rPr>
                <w:sz w:val="28"/>
              </w:rPr>
              <w:t>Москва</w:t>
            </w:r>
          </w:p>
          <w:p w14:paraId="1F6D1DEE" w14:textId="3D6DC20A" w:rsidR="00051FFD" w:rsidRDefault="00EF11D3" w:rsidP="00EF11D3">
            <w:pPr>
              <w:ind w:firstLine="34"/>
              <w:jc w:val="center"/>
              <w:rPr>
                <w:b/>
                <w:sz w:val="28"/>
              </w:rPr>
            </w:pPr>
            <w:r>
              <w:rPr>
                <w:sz w:val="28"/>
              </w:rPr>
              <w:t>2020</w:t>
            </w:r>
          </w:p>
        </w:tc>
      </w:tr>
    </w:tbl>
    <w:p w14:paraId="097CC1A7" w14:textId="77777777" w:rsidR="00051FFD" w:rsidRDefault="00051FFD">
      <w:pPr>
        <w:ind w:firstLine="34"/>
        <w:rPr>
          <w:sz w:val="26"/>
        </w:rPr>
        <w:sectPr w:rsidR="00051FFD">
          <w:pgSz w:w="11906" w:h="16838"/>
          <w:pgMar w:top="1134" w:right="850" w:bottom="1134" w:left="1701" w:header="709" w:footer="709" w:gutter="0"/>
          <w:cols w:space="720"/>
          <w:formProt w:val="0"/>
          <w:titlePg/>
          <w:docGrid w:linePitch="381"/>
        </w:sectPr>
      </w:pPr>
    </w:p>
    <w:p w14:paraId="121DE562" w14:textId="77777777" w:rsidR="00051FFD" w:rsidRDefault="00EF3D19">
      <w:pPr>
        <w:pStyle w:val="affffff0"/>
        <w:spacing w:before="120" w:after="120"/>
        <w:jc w:val="center"/>
        <w:rPr>
          <w:b/>
          <w:szCs w:val="28"/>
        </w:rPr>
      </w:pPr>
      <w:r>
        <w:rPr>
          <w:b/>
          <w:sz w:val="28"/>
          <w:szCs w:val="28"/>
        </w:rPr>
        <w:lastRenderedPageBreak/>
        <w:t>Аннотация</w:t>
      </w:r>
    </w:p>
    <w:p w14:paraId="1FF59F8B" w14:textId="35B4F491" w:rsidR="00051FFD" w:rsidRDefault="00EF3D19">
      <w:pPr>
        <w:pStyle w:val="afffffa"/>
        <w:ind w:firstLine="851"/>
        <w:rPr>
          <w:szCs w:val="28"/>
        </w:rPr>
      </w:pPr>
      <w:r>
        <w:rPr>
          <w:szCs w:val="28"/>
        </w:rPr>
        <w:t xml:space="preserve">Настоящий документ представляет пояснительную записку </w:t>
      </w:r>
      <w:r>
        <w:rPr>
          <w:szCs w:val="28"/>
        </w:rPr>
        <w:br/>
        <w:t xml:space="preserve">к техническому проекту на выполнение работ </w:t>
      </w:r>
      <w:r w:rsidR="00080C5B">
        <w:rPr>
          <w:szCs w:val="28"/>
        </w:rPr>
        <w:t xml:space="preserve">по развитию </w:t>
      </w:r>
      <w:r>
        <w:t>Электронной</w:t>
      </w:r>
      <w:r w:rsidR="009A576E">
        <w:rPr>
          <w:szCs w:val="28"/>
        </w:rPr>
        <w:t xml:space="preserve"> Образовательной Системы (Э</w:t>
      </w:r>
      <w:r>
        <w:rPr>
          <w:szCs w:val="28"/>
        </w:rPr>
        <w:t>ОС)</w:t>
      </w:r>
      <w:r w:rsidR="00080C5B">
        <w:rPr>
          <w:szCs w:val="28"/>
        </w:rPr>
        <w:t xml:space="preserve"> </w:t>
      </w:r>
      <w:r w:rsidR="00BA6702">
        <w:rPr>
          <w:szCs w:val="28"/>
        </w:rPr>
        <w:t xml:space="preserve">на </w:t>
      </w:r>
      <w:r w:rsidR="00080C5B">
        <w:rPr>
          <w:szCs w:val="28"/>
        </w:rPr>
        <w:t>этапе 2</w:t>
      </w:r>
      <w:r w:rsidR="009A576E">
        <w:rPr>
          <w:szCs w:val="28"/>
        </w:rPr>
        <w:t xml:space="preserve"> в рамках </w:t>
      </w:r>
      <w:r w:rsidR="00FD3DDB">
        <w:rPr>
          <w:szCs w:val="28"/>
        </w:rPr>
        <w:t>К</w:t>
      </w:r>
      <w:r w:rsidR="009A576E" w:rsidRPr="009A576E">
        <w:rPr>
          <w:szCs w:val="28"/>
        </w:rPr>
        <w:t>онтракт</w:t>
      </w:r>
      <w:r w:rsidR="009A576E">
        <w:rPr>
          <w:szCs w:val="28"/>
        </w:rPr>
        <w:t>а</w:t>
      </w:r>
      <w:r w:rsidR="009A576E" w:rsidRPr="009A576E">
        <w:rPr>
          <w:szCs w:val="28"/>
        </w:rPr>
        <w:t xml:space="preserve"> от 0</w:t>
      </w:r>
      <w:r w:rsidR="002D73A2">
        <w:rPr>
          <w:szCs w:val="28"/>
        </w:rPr>
        <w:t>9</w:t>
      </w:r>
      <w:r w:rsidR="009A576E" w:rsidRPr="009A576E">
        <w:rPr>
          <w:szCs w:val="28"/>
        </w:rPr>
        <w:t xml:space="preserve"> января 2023 г. № 01/ОК-2023</w:t>
      </w:r>
      <w:r w:rsidR="009A576E">
        <w:rPr>
          <w:szCs w:val="28"/>
        </w:rPr>
        <w:t xml:space="preserve"> </w:t>
      </w:r>
      <w:r w:rsidR="009A576E" w:rsidRPr="009A576E">
        <w:rPr>
          <w:szCs w:val="28"/>
        </w:rPr>
        <w:t>на выполнение работ по развитию Системы</w:t>
      </w:r>
      <w:r>
        <w:rPr>
          <w:szCs w:val="28"/>
        </w:rPr>
        <w:t>.</w:t>
      </w:r>
    </w:p>
    <w:p w14:paraId="2DC65735" w14:textId="0BEA8813" w:rsidR="00097FA6" w:rsidRDefault="00097FA6">
      <w:pPr>
        <w:pStyle w:val="afffffa"/>
        <w:ind w:firstLine="851"/>
        <w:rPr>
          <w:szCs w:val="28"/>
        </w:rPr>
      </w:pPr>
      <w:r>
        <w:rPr>
          <w:szCs w:val="28"/>
        </w:rPr>
        <w:t>Настоящий документ составлен с учётом требований ГОСТ 59795-2021.</w:t>
      </w:r>
    </w:p>
    <w:p w14:paraId="2CF66127" w14:textId="77777777" w:rsidR="00051FFD" w:rsidRDefault="00051FFD">
      <w:pPr>
        <w:rPr>
          <w:b/>
          <w:szCs w:val="28"/>
        </w:rPr>
      </w:pPr>
    </w:p>
    <w:p w14:paraId="02F9DDDA" w14:textId="77777777" w:rsidR="00051FFD" w:rsidRDefault="00EF3D19">
      <w:pPr>
        <w:pStyle w:val="affffff0"/>
        <w:pageBreakBefore w:val="0"/>
        <w:spacing w:before="0" w:after="0"/>
        <w:rPr>
          <w:szCs w:val="28"/>
        </w:rPr>
      </w:pPr>
      <w:r>
        <w:rPr>
          <w:szCs w:val="28"/>
        </w:rPr>
        <w:lastRenderedPageBreak/>
        <w:t>Содержание</w:t>
      </w:r>
    </w:p>
    <w:bookmarkStart w:id="0" w:name="_Toc43289042"/>
    <w:p w14:paraId="2B9331D8" w14:textId="257D50A6" w:rsidR="00644A65" w:rsidRDefault="00EF3D19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TOC \o "1-3" \h \z \u </w:instrText>
      </w:r>
      <w:r>
        <w:rPr>
          <w:sz w:val="26"/>
          <w:szCs w:val="26"/>
        </w:rPr>
        <w:fldChar w:fldCharType="separate"/>
      </w:r>
      <w:bookmarkStart w:id="1" w:name="_Перечень_терминов_и"/>
      <w:bookmarkEnd w:id="1"/>
      <w:r w:rsidR="00644A65" w:rsidRPr="009B3B6A">
        <w:rPr>
          <w:rStyle w:val="a7"/>
          <w:noProof/>
        </w:rPr>
        <w:fldChar w:fldCharType="begin"/>
      </w:r>
      <w:r w:rsidR="00644A65" w:rsidRPr="009B3B6A">
        <w:rPr>
          <w:rStyle w:val="a7"/>
          <w:noProof/>
        </w:rPr>
        <w:instrText xml:space="preserve"> </w:instrText>
      </w:r>
      <w:r w:rsidR="00644A65">
        <w:rPr>
          <w:noProof/>
        </w:rPr>
        <w:instrText>HYPERLINK \l "_Toc124248095"</w:instrText>
      </w:r>
      <w:r w:rsidR="00644A65" w:rsidRPr="009B3B6A">
        <w:rPr>
          <w:rStyle w:val="a7"/>
          <w:noProof/>
        </w:rPr>
        <w:instrText xml:space="preserve"> </w:instrText>
      </w:r>
      <w:r w:rsidR="00644A65" w:rsidRPr="009B3B6A">
        <w:rPr>
          <w:rStyle w:val="a7"/>
          <w:noProof/>
        </w:rPr>
        <w:fldChar w:fldCharType="separate"/>
      </w:r>
      <w:r w:rsidR="00644A65" w:rsidRPr="009B3B6A">
        <w:rPr>
          <w:rStyle w:val="a7"/>
          <w:noProof/>
        </w:rPr>
        <w:t>Перечень терминов и сокращений</w:t>
      </w:r>
      <w:r w:rsidR="00644A65">
        <w:rPr>
          <w:noProof/>
          <w:webHidden/>
        </w:rPr>
        <w:tab/>
      </w:r>
      <w:r w:rsidR="00644A65">
        <w:rPr>
          <w:noProof/>
          <w:webHidden/>
        </w:rPr>
        <w:fldChar w:fldCharType="begin"/>
      </w:r>
      <w:r w:rsidR="00644A65">
        <w:rPr>
          <w:noProof/>
          <w:webHidden/>
        </w:rPr>
        <w:instrText xml:space="preserve"> PAGEREF _Toc124248095 \h </w:instrText>
      </w:r>
      <w:r w:rsidR="00644A65">
        <w:rPr>
          <w:noProof/>
          <w:webHidden/>
        </w:rPr>
      </w:r>
      <w:r w:rsidR="00644A65">
        <w:rPr>
          <w:noProof/>
          <w:webHidden/>
        </w:rPr>
        <w:fldChar w:fldCharType="separate"/>
      </w:r>
      <w:r w:rsidR="00644A65">
        <w:rPr>
          <w:noProof/>
          <w:webHidden/>
        </w:rPr>
        <w:t>6</w:t>
      </w:r>
      <w:r w:rsidR="00644A65">
        <w:rPr>
          <w:noProof/>
          <w:webHidden/>
        </w:rPr>
        <w:fldChar w:fldCharType="end"/>
      </w:r>
      <w:r w:rsidR="00644A65" w:rsidRPr="009B3B6A">
        <w:rPr>
          <w:rStyle w:val="a7"/>
          <w:noProof/>
        </w:rPr>
        <w:fldChar w:fldCharType="end"/>
      </w:r>
    </w:p>
    <w:p w14:paraId="48EBFE0A" w14:textId="7426FB99" w:rsidR="00644A65" w:rsidRDefault="00B71454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124248102" w:history="1">
        <w:r w:rsidR="00644A65" w:rsidRPr="009B3B6A">
          <w:rPr>
            <w:rStyle w:val="a7"/>
            <w:noProof/>
          </w:rPr>
          <w:t>1</w:t>
        </w:r>
        <w:r w:rsidR="00644A65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Общие положения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_Toc124248102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207DA5EB" w14:textId="31D2C0EE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3" w:history="1">
        <w:r w:rsidR="00644A65" w:rsidRPr="009B3B6A">
          <w:rPr>
            <w:rStyle w:val="a7"/>
            <w:noProof/>
          </w:rPr>
          <w:t>1.1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Наименование проектируемой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_Toc124248103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0F52EB83" w14:textId="2414AA5C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4" w:history="1">
        <w:r w:rsidR="00644A65" w:rsidRPr="009B3B6A">
          <w:rPr>
            <w:rStyle w:val="a7"/>
            <w:noProof/>
          </w:rPr>
          <w:t>1.2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Документы, на основании которых ведется проектирование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_Toc124248104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7B21AA79" w14:textId="6DB76BA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5" w:history="1">
        <w:r w:rsidR="00644A65" w:rsidRPr="009B3B6A">
          <w:rPr>
            <w:rStyle w:val="a7"/>
            <w:noProof/>
          </w:rPr>
          <w:t>1.3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Организации, участвующие в разработке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_Toc124248105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5595D266" w14:textId="6DD528C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6" w:history="1">
        <w:r w:rsidR="00644A65" w:rsidRPr="009B3B6A">
          <w:rPr>
            <w:rStyle w:val="a7"/>
            <w:noProof/>
          </w:rPr>
          <w:t>1.4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Сроки выполнения стадий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_Toc124248106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6FB5895D" w14:textId="500C56C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7" w:history="1">
        <w:r w:rsidR="00644A65" w:rsidRPr="009B3B6A">
          <w:rPr>
            <w:rStyle w:val="a7"/>
            <w:noProof/>
          </w:rPr>
          <w:t>1.5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Цели, назначение и области использования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_Toc124248107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2263ADB9" w14:textId="5F63D7D0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08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1.5.1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Назначение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_Toc124248108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650C4C46" w14:textId="660B45B7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09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1.5.2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Цели и задачи создания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_Toc124248109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23D710DE" w14:textId="54A201D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0" w:history="1">
        <w:r w:rsidR="00644A65" w:rsidRPr="009B3B6A">
          <w:rPr>
            <w:rStyle w:val="a7"/>
            <w:noProof/>
          </w:rPr>
          <w:t>1.6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Подтверждение соответствия проектных решений действующим нормам и правилам техники безопасности, пожаро- и взрывобезопасности и т. п.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_Toc124248110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0CAEDCA8" w14:textId="3DCF902D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1" w:history="1">
        <w:r w:rsidR="00644A65" w:rsidRPr="009B3B6A">
          <w:rPr>
            <w:rStyle w:val="a7"/>
            <w:noProof/>
          </w:rPr>
          <w:t>1.7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Сведения об использованных при проектировании нормативно-технических документах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_Toc124248111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2B53E1DD" w14:textId="1D7FC772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2" w:history="1">
        <w:r w:rsidR="00644A65" w:rsidRPr="009B3B6A">
          <w:rPr>
            <w:rStyle w:val="a7"/>
            <w:noProof/>
          </w:rPr>
          <w:t>1.8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Сведения о НИР, передовом опыте, изобретениях, использованных при разработке проекта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_Toc124248112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4C0CA40A" w14:textId="3DC21479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3" w:history="1">
        <w:r w:rsidR="00644A65" w:rsidRPr="009B3B6A">
          <w:rPr>
            <w:rStyle w:val="a7"/>
            <w:noProof/>
          </w:rPr>
          <w:t>1.9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Очередность создания Системы и объем каждой очереди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_Toc124248113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1BFDFBC9" w14:textId="764B5854" w:rsidR="00644A65" w:rsidRDefault="00B71454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124248114" w:history="1">
        <w:r w:rsidR="00644A65" w:rsidRPr="009B3B6A">
          <w:rPr>
            <w:rStyle w:val="a7"/>
            <w:noProof/>
          </w:rPr>
          <w:t>2</w:t>
        </w:r>
        <w:r w:rsidR="00644A65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Описание процесса деятельности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_Toc124248114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79B113ED" w14:textId="2734A3F4" w:rsidR="00644A65" w:rsidRDefault="00B71454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124248115" w:history="1">
        <w:r w:rsidR="00644A65" w:rsidRPr="009B3B6A">
          <w:rPr>
            <w:rStyle w:val="a7"/>
            <w:noProof/>
          </w:rPr>
          <w:t>3</w:t>
        </w:r>
        <w:r w:rsidR="00644A65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Основные решения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_Toc124248115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195656FF" w14:textId="6D4F43A3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6" w:history="1">
        <w:r w:rsidR="00644A65" w:rsidRPr="009B3B6A">
          <w:rPr>
            <w:rStyle w:val="a7"/>
            <w:noProof/>
          </w:rPr>
          <w:t>3.1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структуре и функционированию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_Toc124248116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20543DB2" w14:textId="5AB28249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17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Перечень подсистем, их назначение и основные характеристики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_Toc124248117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5ACF8CF6" w14:textId="24820EB5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18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3.1.2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способам и средствам связи для информационного обмена между компонентами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_Toc124248118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675F9527" w14:textId="4CEC5E3D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20" w:history="1">
        <w:r w:rsidR="00644A65" w:rsidRPr="009B3B6A">
          <w:rPr>
            <w:rStyle w:val="a7"/>
            <w:noProof/>
          </w:rPr>
          <w:t>3.2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режимам функционирования, диагностированию работы АС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_Toc124248120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58E9E690" w14:textId="55222957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21" w:history="1">
        <w:r w:rsidR="00644A65" w:rsidRPr="009B3B6A">
          <w:rPr>
            <w:rStyle w:val="a7"/>
            <w:noProof/>
          </w:rPr>
          <w:t>3.3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численности и квалификации персонала Системы и режиму его работы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_Toc124248121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203F03A6" w14:textId="51DD8614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22" w:history="1">
        <w:r w:rsidR="00644A65" w:rsidRPr="009B3B6A">
          <w:rPr>
            <w:rStyle w:val="a7"/>
            <w:noProof/>
          </w:rPr>
          <w:t>3.4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Сведения об обеспечении заданных в ТЗ потребительских характеристик Системы, определяющих их качество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_Toc124248122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2C7BA8E9" w14:textId="132628CA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3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3.4.1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Надежность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_Toc124248123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1F0BAF90" w14:textId="12CCCA79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4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3.4.2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Безопасность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_Toc124248124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1E5AF4A4" w14:textId="06A18398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5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3.4.3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Эргономика и техническая эстетика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_Toc124248125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2267FC70" w14:textId="0034C0B0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6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3.4.4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Эксплуатация, техническое обслуживание, ремонт и хранение компонентов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_Toc124248126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0A4C2BC2" w14:textId="1809651D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7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3.4.5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Сохранность информации при авариях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_Toc124248127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27376780" w14:textId="62E99217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8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3.4.6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Патентная чистота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_Toc124248128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138A71EB" w14:textId="5D1DE444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9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3.4.7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Стандартизация и унификация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_Toc124248129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414104BC" w14:textId="612545A7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0" w:history="1">
        <w:r w:rsidR="00644A65" w:rsidRPr="009B3B6A">
          <w:rPr>
            <w:rStyle w:val="a7"/>
            <w:noProof/>
          </w:rPr>
          <w:t>3.5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Состав функций, комплексов задач, реализуемых Системой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_Toc124248130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765F7B42" w14:textId="5BA52D49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1" w:history="1">
        <w:r w:rsidR="00644A65" w:rsidRPr="009B3B6A">
          <w:rPr>
            <w:rStyle w:val="a7"/>
            <w:noProof/>
          </w:rPr>
          <w:t>3.6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комплексу технических средств, его размещению на объекте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_Toc124248131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48088072" w14:textId="41E092C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2" w:history="1">
        <w:r w:rsidR="00644A65" w:rsidRPr="009B3B6A">
          <w:rPr>
            <w:rStyle w:val="a7"/>
            <w:noProof/>
          </w:rPr>
          <w:t>3.7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_Toc124248132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09347DCB" w14:textId="35A7E96E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3" w:history="1">
        <w:r w:rsidR="00644A65" w:rsidRPr="009B3B6A">
          <w:rPr>
            <w:rStyle w:val="a7"/>
            <w:noProof/>
          </w:rPr>
          <w:t>3.8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составу программных средств, языкам деятельности, алгоритмам процедур и операций и методам их реализации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_Toc124248133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3DCA8932" w14:textId="77117A9C" w:rsidR="00644A65" w:rsidRDefault="00B71454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124248134" w:history="1">
        <w:r w:rsidR="00644A65" w:rsidRPr="009B3B6A">
          <w:rPr>
            <w:rStyle w:val="a7"/>
            <w:noProof/>
          </w:rPr>
          <w:t>4</w:t>
        </w:r>
        <w:r w:rsidR="00644A65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подготовке объекта автоматизации к вводу Системы в действие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_Toc124248134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1DFE22B3" w14:textId="38412477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5" w:history="1">
        <w:r w:rsidR="00644A65" w:rsidRPr="009B3B6A">
          <w:rPr>
            <w:rStyle w:val="a7"/>
            <w:noProof/>
          </w:rPr>
          <w:t>4.1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приведению информации к виду, пригодному для обработки средствами вычислительной техники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_Toc124248135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3985F735" w14:textId="56E82C1D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6" w:history="1">
        <w:r w:rsidR="00644A65" w:rsidRPr="009B3B6A">
          <w:rPr>
            <w:rStyle w:val="a7"/>
            <w:noProof/>
          </w:rPr>
          <w:t>4.2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обучению и проверке квалификации персонала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_Toc124248136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63697F59" w14:textId="310156ED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7" w:history="1">
        <w:r w:rsidR="00644A65" w:rsidRPr="009B3B6A">
          <w:rPr>
            <w:rStyle w:val="a7"/>
            <w:noProof/>
          </w:rPr>
          <w:t>4.3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созданию необходимых подразделений и рабочих мест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_Toc124248137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61476407" w14:textId="201C1972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8" w:history="1">
        <w:r w:rsidR="00644A65" w:rsidRPr="009B3B6A">
          <w:rPr>
            <w:rStyle w:val="a7"/>
            <w:noProof/>
          </w:rPr>
          <w:t>4.4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изменению объекта автоматизации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_Toc124248138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0AD55390" w14:textId="71C3D1D6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9" w:history="1">
        <w:r w:rsidR="00644A65" w:rsidRPr="009B3B6A">
          <w:rPr>
            <w:rStyle w:val="a7"/>
            <w:noProof/>
          </w:rPr>
          <w:t>4.5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Другие мероприятия, исходящие из специфических особенностей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_Toc124248139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707BA731" w14:textId="1C636129" w:rsidR="00051FFD" w:rsidRDefault="00EF3D19">
      <w:pPr>
        <w:pStyle w:val="12"/>
        <w:numPr>
          <w:ilvl w:val="0"/>
          <w:numId w:val="0"/>
        </w:numPr>
        <w:spacing w:before="0" w:after="0"/>
        <w:ind w:left="709"/>
        <w:jc w:val="center"/>
      </w:pPr>
      <w:r>
        <w:rPr>
          <w:sz w:val="26"/>
          <w:szCs w:val="26"/>
        </w:rPr>
        <w:lastRenderedPageBreak/>
        <w:fldChar w:fldCharType="end"/>
      </w:r>
      <w:bookmarkStart w:id="2" w:name="_Toc124248095"/>
      <w:r>
        <w:t>Перечень терминов и сокращений</w:t>
      </w:r>
      <w:bookmarkEnd w:id="0"/>
      <w:bookmarkEnd w:id="2"/>
    </w:p>
    <w:p w14:paraId="52CA08EC" w14:textId="20902014" w:rsidR="00051FFD" w:rsidRDefault="00EF3D19">
      <w:pPr>
        <w:pStyle w:val="-8"/>
        <w:rPr>
          <w:szCs w:val="28"/>
        </w:rPr>
      </w:pPr>
      <w:r>
        <w:rPr>
          <w:szCs w:val="28"/>
        </w:rPr>
        <w:t xml:space="preserve">Используемые в настоящем документе сокращения, определения </w:t>
      </w:r>
      <w:r>
        <w:rPr>
          <w:szCs w:val="28"/>
        </w:rPr>
        <w:br/>
        <w:t xml:space="preserve">и основные понятия области автоматизированных систем определены </w:t>
      </w:r>
      <w:r>
        <w:rPr>
          <w:szCs w:val="28"/>
        </w:rPr>
        <w:br/>
        <w:t>в ГОСТ Р 59853-2021 «Информационные технологии. Комплекс стандартов на автоматизированные системы. Автоматизированные системы. Термины и определения». В настоящем документе применены обозначения, сокращения и термины, приведённые в таблице ниже (</w:t>
      </w:r>
      <w:r>
        <w:rPr>
          <w:szCs w:val="28"/>
        </w:rPr>
        <w:fldChar w:fldCharType="begin"/>
      </w:r>
      <w:r>
        <w:rPr>
          <w:szCs w:val="28"/>
        </w:rPr>
        <w:instrText xml:space="preserve"> REF _Ref83030076 \h </w:instrText>
      </w:r>
      <w:r>
        <w:rPr>
          <w:szCs w:val="28"/>
        </w:rPr>
      </w:r>
      <w:r>
        <w:rPr>
          <w:szCs w:val="28"/>
        </w:rPr>
        <w:fldChar w:fldCharType="separate"/>
      </w:r>
      <w:r w:rsidR="009441CB">
        <w:t xml:space="preserve">Таблица </w:t>
      </w:r>
      <w:r w:rsidR="009441CB">
        <w:rPr>
          <w:noProof/>
        </w:rPr>
        <w:t>1</w:t>
      </w:r>
      <w:r>
        <w:rPr>
          <w:szCs w:val="28"/>
        </w:rPr>
        <w:fldChar w:fldCharType="end"/>
      </w:r>
      <w:r>
        <w:rPr>
          <w:szCs w:val="28"/>
        </w:rPr>
        <w:t>).</w:t>
      </w:r>
    </w:p>
    <w:p w14:paraId="2BC524F8" w14:textId="3F5D7CE3" w:rsidR="00051FFD" w:rsidRDefault="00EF3D19">
      <w:pPr>
        <w:pStyle w:val="ae"/>
      </w:pPr>
      <w:bookmarkStart w:id="3" w:name="_Ref83030076"/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9441CB">
        <w:rPr>
          <w:noProof/>
        </w:rPr>
        <w:t>1</w:t>
      </w:r>
      <w:r>
        <w:fldChar w:fldCharType="end"/>
      </w:r>
      <w:bookmarkEnd w:id="3"/>
      <w:r>
        <w:t xml:space="preserve"> – Термины, сокращения и обозначения, используемые в настоящем документе</w:t>
      </w:r>
    </w:p>
    <w:tbl>
      <w:tblPr>
        <w:tblW w:w="489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36"/>
        <w:gridCol w:w="6410"/>
      </w:tblGrid>
      <w:tr w:rsidR="00051FFD" w14:paraId="09514013" w14:textId="77777777">
        <w:trPr>
          <w:cantSplit/>
          <w:trHeight w:val="20"/>
          <w:tblHeader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812C3" w14:textId="77777777" w:rsidR="00051FFD" w:rsidRDefault="00EF3D19">
            <w:pPr>
              <w:pStyle w:val="affffffffffff8"/>
            </w:pPr>
            <w:r>
              <w:t>Термин, сокращение, обозначение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4A66C" w14:textId="77777777" w:rsidR="00051FFD" w:rsidRPr="0097156C" w:rsidRDefault="00EF3D19">
            <w:pPr>
              <w:pStyle w:val="affffffffffff8"/>
              <w:rPr>
                <w:sz w:val="16"/>
                <w:szCs w:val="16"/>
              </w:rPr>
            </w:pPr>
            <w:r w:rsidRPr="0097156C">
              <w:rPr>
                <w:sz w:val="16"/>
                <w:szCs w:val="16"/>
              </w:rPr>
              <w:t>Полная форма, расшифровка</w:t>
            </w:r>
          </w:p>
        </w:tc>
      </w:tr>
      <w:tr w:rsidR="00051FFD" w14:paraId="44EF98B9" w14:textId="77777777" w:rsidTr="0097156C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13CD48" w14:textId="77777777" w:rsidR="00051FFD" w:rsidRDefault="00EF3D19" w:rsidP="0097156C">
            <w:pPr>
              <w:pStyle w:val="--5"/>
              <w:jc w:val="right"/>
            </w:pPr>
            <w:proofErr w:type="spellStart"/>
            <w:r>
              <w:t>Android</w:t>
            </w:r>
            <w:proofErr w:type="spellEnd"/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6F55C" w14:textId="77777777" w:rsidR="00051FFD" w:rsidRDefault="00EF3D19">
            <w:pPr>
              <w:pStyle w:val="--5"/>
            </w:pPr>
            <w:r>
              <w:t>Операционная система для смартфонов, планшетов и других устройств, разработанная альянсом «</w:t>
            </w:r>
            <w:proofErr w:type="spellStart"/>
            <w:r>
              <w:t>Open</w:t>
            </w:r>
            <w:proofErr w:type="spellEnd"/>
            <w:r>
              <w:t xml:space="preserve"> </w:t>
            </w:r>
            <w:proofErr w:type="spellStart"/>
            <w:r>
              <w:t>Handset</w:t>
            </w:r>
            <w:proofErr w:type="spellEnd"/>
            <w:r>
              <w:t xml:space="preserve"> </w:t>
            </w:r>
            <w:proofErr w:type="spellStart"/>
            <w:r>
              <w:t>Alliance</w:t>
            </w:r>
            <w:proofErr w:type="spellEnd"/>
            <w:r>
              <w:t>» и компанией «Google»</w:t>
            </w:r>
          </w:p>
        </w:tc>
      </w:tr>
      <w:tr w:rsidR="00051FFD" w14:paraId="4132278C" w14:textId="77777777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1B7A3" w14:textId="77777777" w:rsidR="00051FFD" w:rsidRDefault="00EF3D19">
            <w:pPr>
              <w:pStyle w:val="--5"/>
            </w:pPr>
            <w:proofErr w:type="spellStart"/>
            <w:r>
              <w:t>iOS</w:t>
            </w:r>
            <w:proofErr w:type="spellEnd"/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EADE7" w14:textId="77777777" w:rsidR="00051FFD" w:rsidRDefault="00EF3D19">
            <w:pPr>
              <w:pStyle w:val="--5"/>
            </w:pPr>
            <w:r>
              <w:t>Мобильная операционная система для смартфонов, планшетов и других устройств, разработанная компанией «</w:t>
            </w:r>
            <w:proofErr w:type="spellStart"/>
            <w:r>
              <w:t>Apple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>»</w:t>
            </w:r>
          </w:p>
        </w:tc>
      </w:tr>
      <w:tr w:rsidR="002D73A2" w14:paraId="5D912C32" w14:textId="77777777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B1551" w14:textId="1EC06B07" w:rsidR="002D73A2" w:rsidRDefault="002D73A2">
            <w:pPr>
              <w:pStyle w:val="--5"/>
            </w:pPr>
            <w:r>
              <w:t>НИР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D8983" w14:textId="69982565" w:rsidR="002D73A2" w:rsidRDefault="002D73A2">
            <w:pPr>
              <w:pStyle w:val="--5"/>
            </w:pPr>
            <w:r w:rsidRPr="002D73A2">
              <w:t>Научно-исследовательская работа</w:t>
            </w:r>
          </w:p>
        </w:tc>
      </w:tr>
      <w:tr w:rsidR="00051FFD" w14:paraId="3B2D75F6" w14:textId="77777777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061564" w14:textId="77777777" w:rsidR="00051FFD" w:rsidRDefault="00EF3D19">
            <w:pPr>
              <w:pStyle w:val="--5"/>
            </w:pPr>
            <w:r>
              <w:t>ОС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F6975" w14:textId="77777777" w:rsidR="00051FFD" w:rsidRDefault="00EF3D19">
            <w:pPr>
              <w:pStyle w:val="--5"/>
            </w:pPr>
            <w:r>
              <w:t>Операционная система</w:t>
            </w:r>
          </w:p>
        </w:tc>
      </w:tr>
      <w:tr w:rsidR="005E0EB2" w14:paraId="23565FC7" w14:textId="77777777" w:rsidTr="005E0EB2">
        <w:trPr>
          <w:cantSplit/>
          <w:trHeight w:val="119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27DBF" w14:textId="6E75B784" w:rsidR="005E0EB2" w:rsidRDefault="005E0EB2">
            <w:pPr>
              <w:pStyle w:val="--5"/>
            </w:pPr>
            <w:r>
              <w:t>ОО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F0597" w14:textId="18A2EE45" w:rsidR="005E0EB2" w:rsidRDefault="005E0EB2" w:rsidP="005E0EB2">
            <w:pPr>
              <w:pStyle w:val="--5"/>
            </w:pPr>
            <w:r>
              <w:t>Образовательная организация</w:t>
            </w:r>
          </w:p>
        </w:tc>
      </w:tr>
      <w:tr w:rsidR="005E0EB2" w14:paraId="762173BB" w14:textId="77777777" w:rsidTr="00FE5B5E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3A98D" w14:textId="77777777" w:rsidR="005E0EB2" w:rsidRDefault="005E0EB2" w:rsidP="00FE5B5E">
            <w:pPr>
              <w:pStyle w:val="--5"/>
            </w:pPr>
            <w:r>
              <w:t>ГОСТ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C623D" w14:textId="77777777" w:rsidR="005E0EB2" w:rsidRDefault="005E0EB2" w:rsidP="00FE5B5E">
            <w:pPr>
              <w:pStyle w:val="--5"/>
              <w:spacing w:before="120" w:after="120"/>
            </w:pPr>
            <w:r>
              <w:t>Государственный стандарт</w:t>
            </w:r>
          </w:p>
        </w:tc>
      </w:tr>
      <w:tr w:rsidR="009B0E0D" w14:paraId="53BFD862" w14:textId="77777777" w:rsidTr="0097156C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8DA25" w14:textId="77777777" w:rsidR="009B0E0D" w:rsidRDefault="009B0E0D" w:rsidP="0097156C">
            <w:pPr>
              <w:pStyle w:val="--5"/>
            </w:pPr>
            <w:r>
              <w:t>ПО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5A8F7" w14:textId="77777777" w:rsidR="009B0E0D" w:rsidRDefault="009B0E0D" w:rsidP="0097156C">
            <w:pPr>
              <w:pStyle w:val="--5"/>
            </w:pPr>
            <w:r>
              <w:t>Программное обеспечение</w:t>
            </w:r>
          </w:p>
        </w:tc>
      </w:tr>
      <w:tr w:rsidR="0052763C" w14:paraId="6589FF36" w14:textId="77777777" w:rsidTr="0097156C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2CBA54" w14:textId="019B11C4" w:rsidR="0052763C" w:rsidRDefault="0052763C" w:rsidP="0097156C">
            <w:pPr>
              <w:pStyle w:val="--5"/>
            </w:pPr>
            <w:r>
              <w:t>Система, ЭОС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51DED" w14:textId="00E38156" w:rsidR="0052763C" w:rsidRDefault="0052763C" w:rsidP="0097156C">
            <w:pPr>
              <w:pStyle w:val="--5"/>
              <w:jc w:val="right"/>
            </w:pPr>
            <w:r>
              <w:t>Электронная образовательная система</w:t>
            </w:r>
          </w:p>
        </w:tc>
      </w:tr>
    </w:tbl>
    <w:p w14:paraId="3BF43C66" w14:textId="173C6CBF" w:rsidR="00051FFD" w:rsidRDefault="00EF3D19">
      <w:pPr>
        <w:pStyle w:val="12"/>
      </w:pPr>
      <w:bookmarkStart w:id="4" w:name="_Toc145399389"/>
      <w:bookmarkStart w:id="5" w:name="_Toc145413705"/>
      <w:bookmarkStart w:id="6" w:name="_Toc124248102"/>
      <w:r>
        <w:lastRenderedPageBreak/>
        <w:t>Общие положения</w:t>
      </w:r>
      <w:bookmarkEnd w:id="4"/>
      <w:bookmarkEnd w:id="5"/>
      <w:bookmarkEnd w:id="6"/>
    </w:p>
    <w:p w14:paraId="23BDDEDC" w14:textId="057AD2D3" w:rsidR="00051FFD" w:rsidRDefault="00EF3D19">
      <w:pPr>
        <w:pStyle w:val="22"/>
      </w:pPr>
      <w:bookmarkStart w:id="7" w:name="_Toc370484517"/>
      <w:bookmarkStart w:id="8" w:name="_Toc370484515"/>
      <w:bookmarkStart w:id="9" w:name="_Toc370484514"/>
      <w:bookmarkStart w:id="10" w:name="_Toc370484516"/>
      <w:bookmarkStart w:id="11" w:name="_Toc145413706"/>
      <w:bookmarkStart w:id="12" w:name="_Toc145399390"/>
      <w:bookmarkStart w:id="13" w:name="_Toc43289044"/>
      <w:bookmarkStart w:id="14" w:name="_Toc124248103"/>
      <w:bookmarkEnd w:id="7"/>
      <w:bookmarkEnd w:id="8"/>
      <w:bookmarkEnd w:id="9"/>
      <w:bookmarkEnd w:id="10"/>
      <w:r>
        <w:t xml:space="preserve">Наименование проектируемой </w:t>
      </w:r>
      <w:bookmarkEnd w:id="11"/>
      <w:bookmarkEnd w:id="12"/>
      <w:r>
        <w:t>Системы</w:t>
      </w:r>
      <w:bookmarkEnd w:id="13"/>
      <w:bookmarkEnd w:id="14"/>
    </w:p>
    <w:p w14:paraId="461B748A" w14:textId="16A3CEE0" w:rsidR="00051FFD" w:rsidRDefault="00EF3D19">
      <w:pPr>
        <w:pStyle w:val="-8"/>
        <w:rPr>
          <w:szCs w:val="28"/>
        </w:rPr>
      </w:pPr>
      <w:r>
        <w:rPr>
          <w:szCs w:val="28"/>
        </w:rPr>
        <w:t>Наименование Системы:</w:t>
      </w:r>
      <w:r>
        <w:t xml:space="preserve"> Электронная Образовательная Система</w:t>
      </w:r>
      <w:r>
        <w:rPr>
          <w:szCs w:val="28"/>
        </w:rPr>
        <w:t>.</w:t>
      </w:r>
    </w:p>
    <w:p w14:paraId="2652AB13" w14:textId="77777777" w:rsidR="00051FFD" w:rsidRDefault="00EF3D19">
      <w:pPr>
        <w:pStyle w:val="22"/>
      </w:pPr>
      <w:bookmarkStart w:id="15" w:name="_Toc43289045"/>
      <w:bookmarkStart w:id="16" w:name="_Toc124248104"/>
      <w:r>
        <w:t>Документы, на основании которых ведется проектирование Системы</w:t>
      </w:r>
      <w:bookmarkEnd w:id="15"/>
      <w:bookmarkEnd w:id="16"/>
    </w:p>
    <w:p w14:paraId="4C79C2AE" w14:textId="2204E919" w:rsidR="00051FFD" w:rsidRDefault="00EF3D19">
      <w:pPr>
        <w:pStyle w:val="-8"/>
        <w:rPr>
          <w:szCs w:val="28"/>
        </w:rPr>
      </w:pPr>
      <w:del w:id="11" w:author="Аркаша (нормоконтроль)" w:date="2026-03-20T14:00:00Z">
        <w:r>
          <w:rPr>
            <w:szCs w:val="28"/>
          </w:rPr>
          <w:delText xml:space="preserve">Выполнение работ по развитию Системы на основании Контракта от 09 января 2023 г. № 01/ОК-2023.</w:delText>
        </w:r>
      </w:del>
      <w:ins w:id="12" w:author="Аркаша (нормоконтроль)" w:date="2026-03-20T14:00:00Z">
        <w:r>
          <w:rPr>
            <w:szCs w:val="28"/>
          </w:rPr>
          <w:t xml:space="preserve">Работы по развитию Системы выполняются на основании Контракта от 09 января 2023 г. № 01/ОК-2023 на выполнение работ по развитию Системы.</w:t>
        </w:r>
      </w:ins>
    </w:p>
    <w:p w14:paraId="762E71B0" w14:textId="3901D8B5" w:rsidR="00051FFD" w:rsidRDefault="00EF3D19">
      <w:pPr>
        <w:pStyle w:val="22"/>
      </w:pPr>
      <w:bookmarkStart w:id="17" w:name="_Toc145399391"/>
      <w:bookmarkStart w:id="18" w:name="_Toc145413707"/>
      <w:bookmarkStart w:id="19" w:name="_Toc43289047"/>
      <w:bookmarkStart w:id="20" w:name="_Toc124248105"/>
      <w:bookmarkEnd w:id="17"/>
      <w:bookmarkEnd w:id="18"/>
      <w:r>
        <w:t>Организации, участвующие в разработке Системы</w:t>
      </w:r>
      <w:bookmarkEnd w:id="19"/>
      <w:bookmarkEnd w:id="20"/>
    </w:p>
    <w:p w14:paraId="16E36F6C" w14:textId="748BE63C" w:rsidR="00AA4909" w:rsidRPr="00AA4909" w:rsidRDefault="00AA4909" w:rsidP="00AA4909">
      <w:pPr>
        <w:pStyle w:val="-8"/>
        <w:rPr>
          <w:szCs w:val="28"/>
        </w:rPr>
      </w:pPr>
      <w:r w:rsidRPr="00AA4909">
        <w:rPr>
          <w:szCs w:val="28"/>
        </w:rPr>
        <w:t xml:space="preserve">Подрядчик: </w:t>
      </w:r>
      <w:r>
        <w:rPr>
          <w:szCs w:val="28"/>
        </w:rPr>
        <w:t>общество с ограниченной ответственностью</w:t>
      </w:r>
      <w:r w:rsidRPr="00AA4909">
        <w:rPr>
          <w:szCs w:val="28"/>
        </w:rPr>
        <w:t xml:space="preserve"> «</w:t>
      </w:r>
      <w:r>
        <w:rPr>
          <w:szCs w:val="28"/>
        </w:rPr>
        <w:t>Информационные системы</w:t>
      </w:r>
      <w:r w:rsidRPr="00AA4909">
        <w:rPr>
          <w:szCs w:val="28"/>
        </w:rPr>
        <w:t>»</w:t>
      </w:r>
      <w:r>
        <w:rPr>
          <w:szCs w:val="28"/>
        </w:rPr>
        <w:t>.</w:t>
      </w:r>
    </w:p>
    <w:p w14:paraId="553E0CFD" w14:textId="1EE819AA" w:rsidR="00AA4909" w:rsidRPr="00AA4909" w:rsidRDefault="00AA4909" w:rsidP="00AA4909">
      <w:pPr>
        <w:pStyle w:val="-8"/>
        <w:rPr>
          <w:szCs w:val="28"/>
        </w:rPr>
      </w:pPr>
      <w:del w:id="13" w:author="Аркаша (нормоконтроль)" w:date="2026-03-20T14:00:00Z">
        <w:r>
          <w:rPr>
            <w:szCs w:val="28"/>
          </w:rPr>
          <w:delText xml:space="preserve">Заказчик: Общество с ограниченными ответственностью «Образовательные системы».</w:delText>
        </w:r>
      </w:del>
      <w:ins w:id="14" w:author="Аркаша (нормоконтроль)" w:date="2026-03-20T14:00:00Z">
        <w:r>
          <w:rPr>
            <w:szCs w:val="28"/>
          </w:rPr>
          <w:t xml:space="preserve">Заказчик: общество с ограниченной ответственностью «Образовательные системы».</w:t>
        </w:r>
      </w:ins>
    </w:p>
    <w:p w14:paraId="15070195" w14:textId="77777777" w:rsidR="00051FFD" w:rsidRPr="00AA4909" w:rsidRDefault="00EF3D19" w:rsidP="00AA4909">
      <w:pPr>
        <w:pStyle w:val="22"/>
      </w:pPr>
      <w:bookmarkStart w:id="21" w:name="_Toc145399393"/>
      <w:bookmarkStart w:id="22" w:name="_Toc145413709"/>
      <w:bookmarkStart w:id="23" w:name="_Toc43289048"/>
      <w:bookmarkStart w:id="24" w:name="_Toc124248106"/>
      <w:r w:rsidRPr="00AA4909">
        <w:t xml:space="preserve">Сроки </w:t>
      </w:r>
      <w:bookmarkEnd w:id="21"/>
      <w:bookmarkEnd w:id="22"/>
      <w:r w:rsidRPr="00AA4909">
        <w:t>выполнения стадий</w:t>
      </w:r>
      <w:bookmarkEnd w:id="23"/>
      <w:bookmarkEnd w:id="24"/>
    </w:p>
    <w:p w14:paraId="48D46EA5" w14:textId="5D4C3606" w:rsidR="00051FFD" w:rsidRDefault="00EF3D19">
      <w:pPr>
        <w:pStyle w:val="-8"/>
      </w:pPr>
      <w:del w:id="15" w:author="Аркаша (нормоконтроль)" w:date="2026-03-20T14:00:00Z">
        <w:r>
          <w:delText xml:space="preserve">Работы выполняются в рамках 2 этапа работ Контракта.</w:delText>
        </w:r>
      </w:del>
      <w:ins w:id="16" w:author="Аркаша (нормоконтроль)" w:date="2026-03-20T14:00:00Z">
        <w:r>
          <w:t xml:space="preserve">Работы выполняются в рамках Этапа 2 Контракта от 09 января 2023 г. № 01/ОК-2023 на выполнение работ по развитию Системы.</w:t>
        </w:r>
      </w:ins>
    </w:p>
    <w:p w14:paraId="18A58EA7" w14:textId="3910A079" w:rsidR="00051FFD" w:rsidRDefault="00EF3D19">
      <w:pPr>
        <w:pStyle w:val="-8"/>
      </w:pPr>
      <w:r>
        <w:t xml:space="preserve">Срок начала выполнения работ: с </w:t>
      </w:r>
      <w:r w:rsidR="00FD3DDB">
        <w:t>09</w:t>
      </w:r>
      <w:r w:rsidR="00D9107E">
        <w:t xml:space="preserve"> </w:t>
      </w:r>
      <w:r w:rsidR="00FD3DDB">
        <w:t>января</w:t>
      </w:r>
      <w:r w:rsidR="00D9107E">
        <w:t xml:space="preserve"> </w:t>
      </w:r>
      <w:r>
        <w:t>202</w:t>
      </w:r>
      <w:r w:rsidR="00FD3DDB">
        <w:t>3</w:t>
      </w:r>
      <w:r>
        <w:t xml:space="preserve"> года.</w:t>
      </w:r>
    </w:p>
    <w:p w14:paraId="225E66ED" w14:textId="71028C4F" w:rsidR="00051FFD" w:rsidRDefault="00EF3D19">
      <w:pPr>
        <w:pStyle w:val="-8"/>
      </w:pPr>
      <w:r>
        <w:t xml:space="preserve">Срок окончания выполнения работ: не позднее </w:t>
      </w:r>
      <w:r w:rsidR="00FD3DDB">
        <w:t>31</w:t>
      </w:r>
      <w:r w:rsidR="00D9107E">
        <w:t xml:space="preserve"> </w:t>
      </w:r>
      <w:r w:rsidR="00FD3DDB">
        <w:t>декабря</w:t>
      </w:r>
      <w:r w:rsidR="00D9107E">
        <w:t xml:space="preserve"> </w:t>
      </w:r>
      <w:r w:rsidR="002A2199">
        <w:t xml:space="preserve">2023 </w:t>
      </w:r>
      <w:r>
        <w:t>года.</w:t>
      </w:r>
    </w:p>
    <w:p w14:paraId="1A9F45CD" w14:textId="77777777" w:rsidR="00051FFD" w:rsidRDefault="00EF3D19">
      <w:pPr>
        <w:pStyle w:val="22"/>
      </w:pPr>
      <w:bookmarkStart w:id="25" w:name="_Toc43289049"/>
      <w:bookmarkStart w:id="26" w:name="_Toc124248107"/>
      <w:r>
        <w:t>Цели, назначение и области использования Системы</w:t>
      </w:r>
      <w:bookmarkEnd w:id="25"/>
      <w:bookmarkEnd w:id="26"/>
    </w:p>
    <w:p w14:paraId="6B4589AF" w14:textId="77777777" w:rsidR="00051FFD" w:rsidRDefault="00EF3D19" w:rsidP="00097FA6">
      <w:pPr>
        <w:pStyle w:val="32"/>
      </w:pPr>
      <w:bookmarkStart w:id="27" w:name="_Toc17301788"/>
      <w:bookmarkStart w:id="28" w:name="_Toc15892170"/>
      <w:bookmarkStart w:id="29" w:name="_Toc43289050"/>
      <w:bookmarkStart w:id="30" w:name="_Toc124248108"/>
      <w:r w:rsidRPr="00097FA6">
        <w:t>Назначение</w:t>
      </w:r>
      <w:r>
        <w:t xml:space="preserve"> Системы</w:t>
      </w:r>
      <w:bookmarkEnd w:id="27"/>
      <w:bookmarkEnd w:id="28"/>
      <w:bookmarkEnd w:id="29"/>
      <w:bookmarkEnd w:id="30"/>
    </w:p>
    <w:p w14:paraId="65BFF1F6" w14:textId="5419B0F8" w:rsidR="00051FFD" w:rsidRDefault="00EF3D19">
      <w:pPr>
        <w:pStyle w:val="-8"/>
      </w:pPr>
      <w:proofErr w:type="spellStart"/>
      <w:proofErr w:type="spellEnd"/>
      <w:del w:id="17" w:author="Аркаша (нормоконтроль)" w:date="2026-03-20T14:00:00Z">
        <w:r>
          <w:delText xml:space="preserve">Система предназначен для повышения качества образования путем автоматизации процессов образовательной деятельности в образовательных организациях, а также повышения осведомленности об обр. деятельности учащихся и их родителей. Система позволит адм-ции образной организации эффективно управлять образовательным процессом.</w:delText>
        </w:r>
      </w:del>
      <w:ins w:id="18" w:author="Аркаша (нормоконтроль)" w:date="2026-03-20T14:00:00Z">
        <w:r>
          <w:t xml:space="preserve">Система предназначена для повышения качества образования путём автоматизации процессов образовательной деятельности в образовательных организациях, а также повышения осведомлённости об образовательной деятельности учащихся и их родителей. Система позволит администрации образовательной организации эффективно управлять образовательным процессом.</w:t>
        </w:r>
      </w:ins>
    </w:p>
    <w:p w14:paraId="0FB26015" w14:textId="77777777" w:rsidR="00051FFD" w:rsidRDefault="00EF3D19" w:rsidP="00097FA6">
      <w:pPr>
        <w:pStyle w:val="32"/>
      </w:pPr>
      <w:bookmarkStart w:id="31" w:name="_Toc15892171"/>
      <w:bookmarkStart w:id="32" w:name="_Toc43289051"/>
      <w:bookmarkStart w:id="33" w:name="_Toc17301789"/>
      <w:bookmarkStart w:id="34" w:name="_Toc124248109"/>
      <w:r>
        <w:t>Цели и задачи создания Системы</w:t>
      </w:r>
      <w:bookmarkStart w:id="35" w:name="_Toc145413711"/>
      <w:bookmarkStart w:id="36" w:name="_Toc145399395"/>
      <w:bookmarkEnd w:id="31"/>
      <w:bookmarkEnd w:id="32"/>
      <w:bookmarkEnd w:id="33"/>
      <w:bookmarkEnd w:id="34"/>
      <w:bookmarkEnd w:id="35"/>
      <w:bookmarkEnd w:id="36"/>
    </w:p>
    <w:p w14:paraId="6528463B" w14:textId="0D8E6D4A" w:rsidR="00051FFD" w:rsidRDefault="00EF3D19" w:rsidP="0097156C">
      <w:pPr>
        <w:pStyle w:val="-8"/>
        <w:keepNext/>
      </w:pPr>
      <w:del w:id="19" w:author="Аркаша (нормоконтроль)" w:date="2026-03-20T14:00:00Z">
        <w:r>
          <w:delText xml:space="preserve">Целью выполнения работ по развитию Системы являются создание единого информационного пространства для сотрудников образовательных организаций (школ), детских садов и учреждений средне-профессионального образования, учеников, родителей;</w:delText>
        </w:r>
      </w:del>
      <w:ins w:id="20" w:author="Аркаша (нормоконтроль)" w:date="2026-03-20T14:00:00Z">
        <w:r>
          <w:t xml:space="preserve">Целью выполнения работ по развитию Системы является создание единого информационного пространства для сотрудников образовательных организаций (школ), детских садов и учреждений среднего профессионального образования, учеников, родителей.</w:t>
        </w:r>
      </w:ins>
    </w:p>
    <w:p w14:paraId="01A8062D" w14:textId="4B7E017F" w:rsidR="00051FFD" w:rsidRDefault="006E3C18" w:rsidP="00FD3DDB">
      <w:pPr>
        <w:pStyle w:val="-8"/>
      </w:pPr>
      <w:del w:id="21" w:author="Аркаша (нормоконтроль)" w:date="2026-03-20T14:00:00Z">
        <w:r>
          <w:delText xml:space="preserve">Для реализации указанных целей решена следующая задача повышение информирование участники образовательный процесса за счет внедрения мобильных решений.</w:delText>
        </w:r>
      </w:del>
      <w:ins w:id="22" w:author="Аркаша (нормоконтроль)" w:date="2026-03-20T14:00:00Z">
        <w:r>
          <w:t xml:space="preserve">Для реализации указанных целей решена следующая задача: повышение информированности участников образовательного процесса за счёт внедрения мобильных решений.</w:t>
        </w:r>
      </w:ins>
    </w:p>
    <w:p w14:paraId="26018CF2" w14:textId="77777777" w:rsidR="00051FFD" w:rsidRDefault="00EF3D19">
      <w:pPr>
        <w:pStyle w:val="22"/>
      </w:pPr>
      <w:bookmarkStart w:id="37" w:name="_Toc124248110"/>
      <w:r>
        <w:t xml:space="preserve">Подтверждение соответствия проектных решений действующим нормам и правилам техники безопасности, </w:t>
      </w:r>
      <w:proofErr w:type="spellStart"/>
      <w:r>
        <w:t>пожаро</w:t>
      </w:r>
      <w:proofErr w:type="spellEnd"/>
      <w:r>
        <w:t>- и взрывобезопасности и </w:t>
      </w:r>
      <w:bookmarkStart w:id="38" w:name="_GoBack"/>
      <w:bookmarkEnd w:id="38"/>
      <w:r>
        <w:t>т. п.</w:t>
      </w:r>
      <w:bookmarkEnd w:id="37"/>
    </w:p>
    <w:p w14:paraId="30369F99" w14:textId="77777777" w:rsidR="00051FFD" w:rsidRDefault="00EF3D19">
      <w:pPr>
        <w:pStyle w:val="22"/>
      </w:pPr>
      <w:bookmarkStart w:id="39" w:name="_Toc124248111"/>
      <w:r>
        <w:t>Сведения об использованных при проектировании нормативно-технических документах</w:t>
      </w:r>
      <w:bookmarkEnd w:id="39"/>
    </w:p>
    <w:p w14:paraId="746045A4" w14:textId="77777777" w:rsidR="00051FFD" w:rsidRDefault="00EF3D19">
      <w:pPr>
        <w:pStyle w:val="22"/>
      </w:pPr>
      <w:bookmarkStart w:id="40" w:name="_Toc124248112"/>
      <w:r>
        <w:t>Сведения о НИР, передовом опыте, изобретениях, использованных при разработке проекта</w:t>
      </w:r>
      <w:bookmarkEnd w:id="40"/>
    </w:p>
    <w:p w14:paraId="77A09031" w14:textId="77777777" w:rsidR="00051FFD" w:rsidRDefault="00EF3D19">
      <w:pPr>
        <w:pStyle w:val="22"/>
      </w:pPr>
      <w:bookmarkStart w:id="41" w:name="_Toc145413714"/>
      <w:bookmarkStart w:id="42" w:name="_Toc145399398"/>
      <w:bookmarkStart w:id="43" w:name="_Toc124248113"/>
      <w:r>
        <w:t>Очередность создания Системы</w:t>
      </w:r>
      <w:bookmarkEnd w:id="41"/>
      <w:bookmarkEnd w:id="42"/>
      <w:r>
        <w:t xml:space="preserve"> и объем каждой очереди</w:t>
      </w:r>
      <w:bookmarkEnd w:id="43"/>
    </w:p>
    <w:p w14:paraId="5E469BA8" w14:textId="0CF46E7E" w:rsidR="00051FFD" w:rsidRDefault="00EF3D19" w:rsidP="005E0EB2">
      <w:pPr>
        <w:pStyle w:val="12"/>
        <w:keepNext w:val="0"/>
        <w:pageBreakBefore w:val="0"/>
      </w:pPr>
      <w:bookmarkStart w:id="44" w:name="_Toc59628050"/>
      <w:bookmarkStart w:id="45" w:name="_Toc59628051"/>
      <w:bookmarkStart w:id="46" w:name="_Toc124248114"/>
      <w:bookmarkStart w:id="47" w:name="_Toc59628052"/>
      <w:bookmarkEnd w:id="44"/>
      <w:bookmarkEnd w:id="45"/>
      <w:r>
        <w:t>Описание процесса деятельности</w:t>
      </w:r>
      <w:bookmarkEnd w:id="46"/>
    </w:p>
    <w:p w14:paraId="19931F12" w14:textId="094556AE" w:rsidR="00051FFD" w:rsidRDefault="009B0E0D" w:rsidP="00946810">
      <w:pPr>
        <w:pStyle w:val="12"/>
        <w:pageBreakBefore w:val="0"/>
      </w:pPr>
      <w:bookmarkStart w:id="48" w:name="_Toc124248115"/>
      <w:r>
        <w:t>Основные решения</w:t>
      </w:r>
      <w:bookmarkEnd w:id="48"/>
    </w:p>
    <w:p w14:paraId="3C1BAB30" w14:textId="70C9D444" w:rsidR="00051FFD" w:rsidRDefault="00EF3D19" w:rsidP="0097156C">
      <w:pPr>
        <w:pStyle w:val="22"/>
        <w:keepNext w:val="0"/>
      </w:pPr>
      <w:bookmarkStart w:id="49" w:name="_Toc124248116"/>
      <w:r>
        <w:t>Решения по структуре и функционированию</w:t>
      </w:r>
      <w:bookmarkEnd w:id="47"/>
      <w:bookmarkEnd w:id="49"/>
    </w:p>
    <w:p w14:paraId="74478E1D" w14:textId="77777777" w:rsidR="00051FFD" w:rsidRDefault="00EF3D19" w:rsidP="0097156C">
      <w:pPr>
        <w:pStyle w:val="32"/>
        <w:keepNext w:val="0"/>
      </w:pPr>
      <w:bookmarkStart w:id="50" w:name="_Toc59628053"/>
      <w:bookmarkStart w:id="51" w:name="_Toc124248117"/>
      <w:r>
        <w:t>Перечень подсистем, их назначение и основные характеристики</w:t>
      </w:r>
      <w:bookmarkEnd w:id="50"/>
      <w:bookmarkEnd w:id="51"/>
    </w:p>
    <w:p w14:paraId="4A9C1924" w14:textId="77777777" w:rsidR="00051FFD" w:rsidRDefault="00EF3D19" w:rsidP="0097156C">
      <w:pPr>
        <w:pStyle w:val="32"/>
        <w:keepNext w:val="0"/>
      </w:pPr>
      <w:bookmarkStart w:id="52" w:name="_Toc59628054"/>
      <w:bookmarkStart w:id="53" w:name="_Toc124248118"/>
      <w:r>
        <w:t>Решения по способам и средствам связи для информационного обмена между компонентами Системы</w:t>
      </w:r>
      <w:bookmarkEnd w:id="52"/>
      <w:bookmarkEnd w:id="53"/>
    </w:p>
    <w:p w14:paraId="05F95509" w14:textId="2898A7DE" w:rsidR="00051FFD" w:rsidRDefault="00EF3D19" w:rsidP="0097156C">
      <w:pPr>
        <w:pStyle w:val="22"/>
        <w:keepNext w:val="0"/>
      </w:pPr>
      <w:bookmarkStart w:id="54" w:name="_Toc124248119"/>
      <w:bookmarkStart w:id="55" w:name="_Toc145413740"/>
      <w:bookmarkStart w:id="56" w:name="_Toc145399424"/>
      <w:bookmarkStart w:id="57" w:name="_Toc59628056"/>
      <w:bookmarkStart w:id="58" w:name="_Toc124248120"/>
      <w:bookmarkStart w:id="59" w:name="_Toc145399425"/>
      <w:bookmarkStart w:id="60" w:name="_Toc145413741"/>
      <w:bookmarkStart w:id="61" w:name="_Toc59628057"/>
      <w:bookmarkEnd w:id="54"/>
      <w:r>
        <w:t xml:space="preserve">Решения по режимам </w:t>
      </w:r>
      <w:bookmarkEnd w:id="55"/>
      <w:bookmarkEnd w:id="56"/>
      <w:bookmarkEnd w:id="57"/>
      <w:r w:rsidR="00097FA6" w:rsidRPr="00097FA6">
        <w:t>функционирова</w:t>
      </w:r>
      <w:r w:rsidR="00097FA6">
        <w:t>ния, диагностированию работы АС</w:t>
      </w:r>
      <w:bookmarkEnd w:id="58"/>
    </w:p>
    <w:p w14:paraId="089731C4" w14:textId="574C162D" w:rsidR="00051FFD" w:rsidRDefault="00EF3D19" w:rsidP="0097156C">
      <w:pPr>
        <w:pStyle w:val="22"/>
        <w:keepNext w:val="0"/>
      </w:pPr>
      <w:bookmarkStart w:id="62" w:name="_Toc124248121"/>
      <w:r>
        <w:t xml:space="preserve">Решения по </w:t>
      </w:r>
      <w:bookmarkStart w:id="63" w:name="_Toc38269191"/>
      <w:bookmarkEnd w:id="59"/>
      <w:bookmarkEnd w:id="60"/>
      <w:r>
        <w:t>численности и квалификации персонала Системы и режиму его работы</w:t>
      </w:r>
      <w:bookmarkEnd w:id="61"/>
      <w:bookmarkEnd w:id="62"/>
      <w:bookmarkEnd w:id="63"/>
    </w:p>
    <w:p w14:paraId="7AD13ACE" w14:textId="579DCC03" w:rsidR="00051FFD" w:rsidRDefault="00EF3D19" w:rsidP="00FC264D">
      <w:pPr>
        <w:pStyle w:val="22"/>
        <w:keepNext w:val="0"/>
      </w:pPr>
      <w:bookmarkStart w:id="64" w:name="_Toc145413742"/>
      <w:bookmarkStart w:id="65" w:name="_Toc59628058"/>
      <w:bookmarkStart w:id="66" w:name="_Toc145399426"/>
      <w:bookmarkStart w:id="67" w:name="_Toc124248122"/>
      <w:r>
        <w:t>Сведения об обеспечении заданных</w:t>
      </w:r>
      <w:r w:rsidR="00097FA6">
        <w:t xml:space="preserve"> в ТЗ</w:t>
      </w:r>
      <w:r>
        <w:t xml:space="preserve"> потребительских характеристик Системы, определяющих их качество</w:t>
      </w:r>
      <w:bookmarkEnd w:id="64"/>
      <w:bookmarkEnd w:id="65"/>
      <w:bookmarkEnd w:id="66"/>
      <w:bookmarkEnd w:id="67"/>
    </w:p>
    <w:p w14:paraId="47C9EE57" w14:textId="77777777" w:rsidR="00051FFD" w:rsidRDefault="00EF3D19" w:rsidP="0097156C">
      <w:pPr>
        <w:pStyle w:val="32"/>
        <w:keepNext w:val="0"/>
      </w:pPr>
      <w:bookmarkStart w:id="68" w:name="_Toc59628059"/>
      <w:bookmarkStart w:id="69" w:name="_Toc145413744"/>
      <w:bookmarkStart w:id="70" w:name="_Toc88568806"/>
      <w:bookmarkStart w:id="71" w:name="_Toc145399428"/>
      <w:bookmarkStart w:id="72" w:name="_Toc124248123"/>
      <w:r>
        <w:t>Надежность</w:t>
      </w:r>
      <w:bookmarkEnd w:id="68"/>
      <w:bookmarkEnd w:id="69"/>
      <w:bookmarkEnd w:id="70"/>
      <w:bookmarkEnd w:id="71"/>
      <w:bookmarkEnd w:id="72"/>
    </w:p>
    <w:p w14:paraId="1AC37827" w14:textId="77777777" w:rsidR="00051FFD" w:rsidRDefault="00EF3D19" w:rsidP="0097156C">
      <w:pPr>
        <w:pStyle w:val="32"/>
        <w:keepNext w:val="0"/>
      </w:pPr>
      <w:bookmarkStart w:id="73" w:name="_Toc59628060"/>
      <w:bookmarkStart w:id="74" w:name="_Toc124248124"/>
      <w:r>
        <w:t>Безопасность</w:t>
      </w:r>
      <w:bookmarkEnd w:id="73"/>
      <w:bookmarkEnd w:id="74"/>
    </w:p>
    <w:p w14:paraId="08FC4969" w14:textId="77777777" w:rsidR="00051FFD" w:rsidRDefault="00EF3D19" w:rsidP="00097FA6">
      <w:pPr>
        <w:pStyle w:val="32"/>
      </w:pPr>
      <w:bookmarkStart w:id="75" w:name="_Toc59628061"/>
      <w:bookmarkStart w:id="76" w:name="_Toc124248125"/>
      <w:r>
        <w:lastRenderedPageBreak/>
        <w:t>Эргономика и техническая эстетика</w:t>
      </w:r>
      <w:bookmarkEnd w:id="75"/>
      <w:bookmarkEnd w:id="76"/>
    </w:p>
    <w:p w14:paraId="5198FC30" w14:textId="1CB778F7" w:rsidR="00051FFD" w:rsidRDefault="007B3F8F" w:rsidP="0097156C">
      <w:pPr>
        <w:pStyle w:val="-8"/>
        <w:keepNext/>
      </w:pPr>
      <w:proofErr w:type="gramStart"/>
      <w:proofErr w:type="gramEnd"/>
      <w:del w:id="23" w:author="Аркаша (нормоконтроль)" w:date="2026-03-20T14:00:00Z">
        <w:r>
          <w:delText xml:space="preserve">Взаимодействие пользователей со специальным программным обеспечением, входящим в состав Системы, осуществляется по средством визуального графического интерфейса</w:delText>
        </w:r>
      </w:del>
      <w:ins w:id="24" w:author="Аркаша (нормоконтроль)" w:date="2026-03-20T14:00:00Z">
        <w:r>
          <w:t xml:space="preserve">Взаимодействие пользователей со специальным программным обеспечением, входящим в состав Системы, осуществляется посредством визуального графического интерфейса.</w:t>
        </w:r>
      </w:ins>
    </w:p>
    <w:p w14:paraId="750F9C5E" w14:textId="45A85E6B" w:rsidR="00051FFD" w:rsidRDefault="00EF3D19" w:rsidP="0097156C">
      <w:pPr>
        <w:pStyle w:val="-8"/>
        <w:keepNext/>
        <w:spacing w:before="360" w:line="720" w:lineRule="auto"/>
      </w:pPr>
      <w:proofErr w:type="spellStart"/>
      <w:proofErr w:type="spellEnd"/>
      <w:proofErr w:type="spellStart"/>
      <w:proofErr w:type="spellEnd"/>
      <w:r>
        <w:t xml:space="preserve">Интерфейс Системы не перегружен графическими элементами и обеспечивает быстрое отображение web-форм. Навигационные элементы выполнены подрядчиком в удобной для пользователя форме. </w:t>
      </w:r>
      <w:del w:id="25" w:author="Аркаша (нормоконтроль)" w:date="2026-03-20T14:00:00Z">
        <w:r>
          <w:delText xml:space="preserve">Интерфейс соответствует современным эргономическим требованиям типичным для современных web-приложений, интуитивно понятен и обеспечивает простой и удобный доступ к основным функциям и операциям Системы.</w:delText>
        </w:r>
      </w:del>
      <w:ins w:id="26" w:author="Аркаша (нормоконтроль)" w:date="2026-03-20T14:00:00Z">
        <w:r>
          <w:t xml:space="preserve">Интерфейс соответствует современным эргономическим требованиям, типичным для современных web-приложений, интуитивно понятен и обеспечивает простой и удобный доступ к основным функциям и операциям Системы.</w:t>
        </w:r>
      </w:ins>
    </w:p>
    <w:p w14:paraId="72EEC7AB" w14:textId="77777777" w:rsidR="00051FFD" w:rsidRDefault="00EF3D19" w:rsidP="0097156C">
      <w:pPr>
        <w:pStyle w:val="-8"/>
        <w:keepNext/>
        <w:spacing w:before="360" w:line="720" w:lineRule="auto"/>
      </w:pPr>
      <w:r>
        <w:t xml:space="preserve">Интерфейс рассчитан на использование персональных рабочих станций, переносных компьютеров (ноутбуков) или планшетных компьютеров. Управление Системой осуществляется с помощью набора экранных меню, кнопок, значков и прочих графических элементов. Клавиатурный режим ввода </w:t>
      </w:r>
      <w:r>
        <w:lastRenderedPageBreak/>
        <w:t>используется при заполнении и/или редактировании текстовых и числовых полей экранных форм.</w:t>
      </w:r>
    </w:p>
    <w:p w14:paraId="4D6EDF56" w14:textId="77777777" w:rsidR="00051FFD" w:rsidRDefault="00EF3D19" w:rsidP="005E0EB2">
      <w:pPr>
        <w:pStyle w:val="-8"/>
        <w:keepNext/>
        <w:spacing w:before="700"/>
      </w:pPr>
      <w:del w:id="27" w:author="Аркаша (нормоконтроль)" w:date="2026-03-20T14:00:00Z">
        <w:r>
          <w:delText xml:space="preserve">Все надписи экранных форм, а также сообщения, выдаваемые пользователю (кроме системных сообщений, зависящих от языка установленной ОС) отображаются на русском языке. Набор символов – кириллица. Цифровая информация отражена арабскими цифрами.</w:delText>
        </w:r>
      </w:del>
      <w:ins w:id="28" w:author="Аркаша (нормоконтроль)" w:date="2026-03-20T14:00:00Z">
        <w:r>
          <w:t xml:space="preserve">Все надписи экранных форм, а также сообщения, выдаваемые пользователю (кроме системных сообщений, зависящих от языка установленной ОС), отображаются на русском языке. Набор символов – кириллица. Цифровая информация представлена арабскими цифрами.</w:t>
        </w:r>
      </w:ins>
    </w:p>
    <w:p w14:paraId="317AB598" w14:textId="77777777" w:rsidR="00051FFD" w:rsidRDefault="00EF3D19" w:rsidP="0097156C">
      <w:pPr>
        <w:pStyle w:val="-8"/>
        <w:keepNext/>
      </w:pPr>
      <w:proofErr w:type="spellStart"/>
      <w:r>
        <w:t>Web</w:t>
      </w:r>
      <w:proofErr w:type="spellEnd"/>
      <w:r>
        <w:t>-интерфейс спроектирован с учетом требований унификации:</w:t>
      </w:r>
    </w:p>
    <w:p w14:paraId="4B954968" w14:textId="669C2474" w:rsidR="00051FFD" w:rsidRDefault="00EF3D19" w:rsidP="0097156C">
      <w:pPr>
        <w:pStyle w:val="1"/>
        <w:keepNext/>
      </w:pPr>
      <w:r>
        <w:t xml:space="preserve">все элементы пользовательского интерфейса выполнены </w:t>
      </w:r>
      <w:r w:rsidR="0052763C">
        <w:t>п</w:t>
      </w:r>
      <w:r>
        <w:t>одрядчиком в едином графическом дизайне, с одинаковым расположением основных элементов управления и навигации;</w:t>
      </w:r>
    </w:p>
    <w:p w14:paraId="392DF5AC" w14:textId="77777777" w:rsidR="00051FFD" w:rsidRDefault="00EF3D19" w:rsidP="0097156C">
      <w:pPr>
        <w:pStyle w:val="1"/>
        <w:keepNext/>
        <w:numPr>
          <w:ilvl w:val="0"/>
          <w:numId w:val="0"/>
        </w:numPr>
        <w:ind w:left="1134" w:hanging="425"/>
      </w:pPr>
      <w:r>
        <w:t>для обозначения сходных операций используются сходные графические значки, кнопки и другие управляющие (навигационные) элементы. Термины, используемые для обозначения типовых операций, а также последовательности действий пользователя, при их выполнении, унифицированы;</w:t>
      </w:r>
    </w:p>
    <w:p w14:paraId="333687A0" w14:textId="77777777" w:rsidR="00051FFD" w:rsidRDefault="00EF3D19" w:rsidP="0097156C">
      <w:pPr>
        <w:pStyle w:val="1"/>
        <w:keepNext/>
      </w:pPr>
      <w:r>
        <w:t>внешнее поведение сходных элементов интерфейса реализовано одинаково для однотипных элементов.</w:t>
      </w:r>
    </w:p>
    <w:p w14:paraId="4DFDCB2F" w14:textId="77777777" w:rsidR="00051FFD" w:rsidRDefault="00EF3D19" w:rsidP="0097156C">
      <w:pPr>
        <w:pStyle w:val="-8"/>
        <w:keepNext/>
        <w:spacing w:before="100" w:beforeAutospacing="1" w:line="240" w:lineRule="auto"/>
        <w:ind w:firstLine="0"/>
      </w:pPr>
      <w:del w:id="29" w:author="Аркаша (нормоконтроль)" w:date="2026-03-20T14:00:00Z">
        <w:r>
          <w:delText xml:space="preserve">Интерфейс Системы направлен на минимизацию производимых пользователем операций при переходе из одной подсистемы в другую, из одной страницы Системы в другую, от одной операции к другой (то есть должен быть эргономичным).</w:delText>
        </w:r>
      </w:del>
      <w:ins w:id="30" w:author="Аркаша (нормоконтроль)" w:date="2026-03-20T14:00:00Z">
        <w:r>
          <w:t xml:space="preserve">Интерфейс Системы направлен на минимизацию производимых пользователем операций при переходе из одной подсистемы в другую, из одной страницы Системы в другую, от одной операции к другой.</w:t>
        </w:r>
      </w:ins>
    </w:p>
    <w:p w14:paraId="1C689D8C" w14:textId="673AFBAC" w:rsidR="00051FFD" w:rsidRDefault="00EF3D19" w:rsidP="0097156C">
      <w:pPr>
        <w:pStyle w:val="-8"/>
        <w:keepNext/>
      </w:pPr>
      <w:r>
        <w:t xml:space="preserve">Система обеспечивает корректную обработку аварийных ситуаций, вызванных неверными действиями пользователей, неверным форматом или недопустимыми значениями входных параметров. В указанных случаях Система отображает пользователю соответствующие сообщения, после чего </w:t>
      </w:r>
      <w:r>
        <w:lastRenderedPageBreak/>
        <w:t xml:space="preserve">возвращается </w:t>
      </w:r>
      <w:proofErr w:type="gramStart"/>
      <w:r>
        <w:t>в рабочее состояние</w:t>
      </w:r>
      <w:proofErr w:type="gramEnd"/>
      <w:r>
        <w:t xml:space="preserve"> предшествовавшее неверной (недопустимой) команде или некорректному вводу данных.</w:t>
      </w:r>
    </w:p>
    <w:p w14:paraId="7470C4AB" w14:textId="77777777" w:rsidR="00051FFD" w:rsidRDefault="00EF3D19" w:rsidP="00097FA6">
      <w:pPr>
        <w:pStyle w:val="32"/>
      </w:pPr>
      <w:bookmarkStart w:id="77" w:name="_Toc59628062"/>
      <w:bookmarkStart w:id="78" w:name="_Toc500362150"/>
      <w:bookmarkStart w:id="79" w:name="_Toc514835608"/>
      <w:bookmarkStart w:id="80" w:name="_Toc38269196"/>
      <w:bookmarkStart w:id="81" w:name="_Toc124248126"/>
      <w:r>
        <w:t>Эксплуатация, техническое обслуживание, ремонт и хранение компонентов Системы</w:t>
      </w:r>
      <w:bookmarkEnd w:id="77"/>
      <w:bookmarkEnd w:id="78"/>
      <w:bookmarkEnd w:id="79"/>
      <w:bookmarkEnd w:id="80"/>
      <w:bookmarkEnd w:id="81"/>
    </w:p>
    <w:p w14:paraId="52845541" w14:textId="77777777" w:rsidR="00051FFD" w:rsidRDefault="00EF3D19" w:rsidP="00A63585">
      <w:pPr>
        <w:pStyle w:val="32"/>
        <w:keepNext w:val="0"/>
      </w:pPr>
      <w:bookmarkStart w:id="82" w:name="_Toc500362152"/>
      <w:bookmarkStart w:id="83" w:name="_Toc514835610"/>
      <w:bookmarkStart w:id="84" w:name="_Toc59628064"/>
      <w:bookmarkStart w:id="85" w:name="_Toc38269198"/>
      <w:bookmarkStart w:id="86" w:name="_Toc124248127"/>
      <w:r>
        <w:t>Сохранность информации при авариях</w:t>
      </w:r>
      <w:bookmarkEnd w:id="82"/>
      <w:bookmarkEnd w:id="83"/>
      <w:bookmarkEnd w:id="84"/>
      <w:bookmarkEnd w:id="85"/>
      <w:bookmarkEnd w:id="86"/>
    </w:p>
    <w:p w14:paraId="2DE3B0F1" w14:textId="77777777" w:rsidR="00051FFD" w:rsidRDefault="00EF3D19" w:rsidP="00A63585">
      <w:pPr>
        <w:pStyle w:val="32"/>
        <w:keepNext w:val="0"/>
      </w:pPr>
      <w:bookmarkStart w:id="87" w:name="_Toc59628065"/>
      <w:bookmarkStart w:id="88" w:name="_Toc124248128"/>
      <w:r>
        <w:t>Патентная чистота</w:t>
      </w:r>
      <w:bookmarkEnd w:id="87"/>
      <w:bookmarkEnd w:id="88"/>
    </w:p>
    <w:p w14:paraId="6DBD375B" w14:textId="77777777" w:rsidR="00051FFD" w:rsidRDefault="00EF3D19" w:rsidP="00A63585">
      <w:pPr>
        <w:pStyle w:val="32"/>
        <w:keepNext w:val="0"/>
      </w:pPr>
      <w:bookmarkStart w:id="89" w:name="_Toc38269200"/>
      <w:bookmarkStart w:id="90" w:name="_Toc59628066"/>
      <w:bookmarkStart w:id="91" w:name="_Toc124248129"/>
      <w:r>
        <w:t>Стандартизация и унификаци</w:t>
      </w:r>
      <w:bookmarkEnd w:id="89"/>
      <w:r>
        <w:t>я</w:t>
      </w:r>
      <w:bookmarkEnd w:id="90"/>
      <w:bookmarkEnd w:id="91"/>
    </w:p>
    <w:p w14:paraId="19FCC7F4" w14:textId="77777777" w:rsidR="00051FFD" w:rsidRDefault="00EF3D19">
      <w:pPr>
        <w:pStyle w:val="22"/>
      </w:pPr>
      <w:bookmarkStart w:id="92" w:name="_Toc124248130"/>
      <w:r>
        <w:t>Состав функций, комплексов задач, реализуемых Системой</w:t>
      </w:r>
      <w:bookmarkEnd w:id="92"/>
    </w:p>
    <w:p w14:paraId="5488F760" w14:textId="7416EF9A" w:rsidR="00051FFD" w:rsidRDefault="00EF3D19" w:rsidP="00946810">
      <w:pPr>
        <w:pStyle w:val="-8"/>
      </w:pPr>
      <w:del w:id="31" w:author="Аркаша (нормоконтроль)" w:date="2026-03-20T14:00:00Z">
        <w:r>
          <w:rPr>
            <w:szCs w:val="28"/>
          </w:rPr>
          <w:delText xml:space="preserve">В рамках выполнения развития и модификации Системы модернизирован Мобильное приложение</w:delText>
        </w:r>
      </w:del>
      <w:ins w:id="32" w:author="Аркаша (нормоконтроль)" w:date="2026-03-20T14:00:00Z">
        <w:r>
          <w:rPr>
            <w:szCs w:val="28"/>
          </w:rPr>
          <w:t xml:space="preserve">В рамках выполнения работ по развитию и модификации Системы модернизировано мобильное приложение.</w:t>
        </w:r>
      </w:ins>
    </w:p>
    <w:p w14:paraId="198DEB8B" w14:textId="2EF2EE44" w:rsidR="00051FFD" w:rsidRDefault="00EF3D19">
      <w:pPr>
        <w:pStyle w:val="-8"/>
        <w:rPr>
          <w:szCs w:val="28"/>
        </w:rPr>
      </w:pPr>
      <w:bookmarkStart w:id="93" w:name="_Toc393806490"/>
      <w:bookmarkStart w:id="94" w:name="_Toc393806493"/>
      <w:bookmarkStart w:id="95" w:name="_Toc393724988"/>
      <w:bookmarkStart w:id="96" w:name="_Toc393806500"/>
      <w:bookmarkStart w:id="97" w:name="_Toc393806495"/>
      <w:bookmarkStart w:id="98" w:name="_Toc338175533"/>
      <w:bookmarkStart w:id="99" w:name="_Toc356459235"/>
      <w:bookmarkStart w:id="100" w:name="_Toc393724983"/>
      <w:bookmarkStart w:id="101" w:name="_Toc393806477"/>
      <w:bookmarkStart w:id="102" w:name="_Toc393806480"/>
      <w:bookmarkStart w:id="103" w:name="_Toc393806482"/>
      <w:bookmarkStart w:id="104" w:name="_Toc334623649"/>
      <w:bookmarkStart w:id="105" w:name="_Toc393806476"/>
      <w:bookmarkStart w:id="106" w:name="_Toc393724985"/>
      <w:bookmarkStart w:id="107" w:name="_Toc393806481"/>
      <w:bookmarkStart w:id="108" w:name="_Toc393806479"/>
      <w:bookmarkStart w:id="109" w:name="_Toc393806486"/>
      <w:bookmarkStart w:id="110" w:name="_Toc393806491"/>
      <w:bookmarkStart w:id="111" w:name="_Toc393806485"/>
      <w:bookmarkStart w:id="112" w:name="_Toc393724984"/>
      <w:bookmarkStart w:id="113" w:name="_Toc393806496"/>
      <w:bookmarkStart w:id="114" w:name="_Toc393724987"/>
      <w:bookmarkStart w:id="115" w:name="_Toc393806497"/>
      <w:bookmarkStart w:id="116" w:name="_Toc393806489"/>
      <w:bookmarkStart w:id="117" w:name="_Toc393806492"/>
      <w:bookmarkStart w:id="118" w:name="_Toc393806501"/>
      <w:bookmarkStart w:id="119" w:name="_Toc393806494"/>
      <w:bookmarkStart w:id="120" w:name="_Toc393724986"/>
      <w:bookmarkStart w:id="121" w:name="_Toc393806499"/>
      <w:bookmarkStart w:id="122" w:name="_Toc393806488"/>
      <w:bookmarkStart w:id="123" w:name="_Toc393806487"/>
      <w:bookmarkStart w:id="124" w:name="_Toc393806484"/>
      <w:bookmarkStart w:id="125" w:name="_Toc393806478"/>
      <w:bookmarkStart w:id="126" w:name="_Toc349921151"/>
      <w:bookmarkStart w:id="127" w:name="_Toc393806483"/>
      <w:bookmarkStart w:id="128" w:name="_Toc393806498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del w:id="33" w:author="Аркаша (нормоконтроль)" w:date="2026-03-20T14:00:00Z">
        <w:r>
          <w:rPr>
            <w:szCs w:val="28"/>
          </w:rPr>
          <w:delText xml:space="preserve">Мобильное приложение предназначено для автоматизации образовательного процесса и оптимизации процесса взаимодействия его участников</w:delText>
        </w:r>
      </w:del>
      <w:ins w:id="34" w:author="Аркаша (нормоконтроль)" w:date="2026-03-20T14:00:00Z">
        <w:r>
          <w:rPr>
            <w:szCs w:val="28"/>
          </w:rPr>
          <w:t xml:space="preserve">Мобильное приложение предназначено для автоматизации образовательного процесса и оптимизации взаимодействия его участников.</w:t>
        </w:r>
      </w:ins>
    </w:p>
    <w:p w14:paraId="74920491" w14:textId="38AB8257" w:rsidR="00051FFD" w:rsidRDefault="00EF3D19">
      <w:pPr>
        <w:pStyle w:val="-8"/>
        <w:rPr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del w:id="35" w:author="Аркаша (нормоконтроль)" w:date="2026-03-20T14:00:00Z">
        <w:r>
          <w:rPr>
            <w:szCs w:val="28"/>
          </w:rPr>
          <w:delText xml:space="preserve">В рамках доработки мобильного приложения Системы разработана демо версия функций мобильного приложения в рамках основного приложения iOS для обеспечения публикации в AppStore</w:delText>
        </w:r>
      </w:del>
      <w:ins w:id="36" w:author="Аркаша (нормоконтроль)" w:date="2026-03-20T14:00:00Z">
        <w:r>
          <w:rPr>
            <w:szCs w:val="28"/>
          </w:rPr>
          <w:t xml:space="preserve">В рамках доработки мобильного приложения Системы разработана демо-версия функций мобильного приложения в составе основного приложения iOS для обеспечения публикации в App Store.</w:t>
        </w:r>
      </w:ins>
    </w:p>
    <w:p w14:paraId="20C61D0C" w14:textId="77777777" w:rsidR="00051FFD" w:rsidRDefault="00EF3D19">
      <w:pPr>
        <w:pStyle w:val="-8"/>
        <w:rPr>
          <w:szCs w:val="28"/>
        </w:rPr>
      </w:pPr>
      <w:r>
        <w:rPr>
          <w:szCs w:val="28"/>
        </w:rPr>
        <w:t>Для реализации доработки мобильного приложения Системы выполнены следующие изменения:</w:t>
      </w:r>
    </w:p>
    <w:p w14:paraId="3B76E66D" w14:textId="617A565E" w:rsidR="00051FFD" w:rsidRPr="00C70DF6" w:rsidRDefault="00EF3D19" w:rsidP="00C70DF6">
      <w:pPr>
        <w:pStyle w:val="1"/>
      </w:pPr>
      <w:r w:rsidRPr="00C70DF6">
        <w:t>проверк</w:t>
      </w:r>
      <w:r w:rsidR="00C37A70">
        <w:t>а</w:t>
      </w:r>
      <w:r w:rsidRPr="00C70DF6">
        <w:t xml:space="preserve"> версионности сборки мобильного приложения, путем сравнивания актуальной версии мобильного приложения и проверяемой версии мобильного приложения</w:t>
      </w:r>
      <w:r w:rsidR="0012743A">
        <w:t xml:space="preserve">. </w:t>
      </w:r>
      <w:r w:rsidRPr="00C70DF6">
        <w:t>Позволяет определить статус публикации мобильного приложения, а именно:</w:t>
      </w:r>
    </w:p>
    <w:p w14:paraId="5FC7778D" w14:textId="77777777" w:rsidR="005E0EB2" w:rsidRDefault="00EF3D19" w:rsidP="0097156C">
      <w:pPr>
        <w:pStyle w:val="2"/>
        <w:numPr>
          <w:ilvl w:val="1"/>
          <w:numId w:val="32"/>
        </w:numPr>
        <w:sectPr w:rsidR="005E0EB2">
          <w:pgSz w:w="11906" w:h="16838"/>
          <w:pgMar w:top="1418" w:right="851" w:bottom="1134" w:left="1701" w:header="709" w:footer="709" w:gutter="0"/>
          <w:cols w:space="720"/>
          <w:formProt w:val="0"/>
          <w:docGrid w:linePitch="381"/>
        </w:sectPr>
      </w:pPr>
      <w:r w:rsidRPr="00C70DF6">
        <w:t xml:space="preserve">если версия проверяемого мобильного приложения выше, чем версия опубликованного мобильного приложения – режим </w:t>
      </w:r>
      <w:proofErr w:type="spellStart"/>
      <w:r w:rsidRPr="00C70DF6">
        <w:t>демо</w:t>
      </w:r>
      <w:proofErr w:type="spellEnd"/>
      <w:r w:rsidRPr="00C70DF6">
        <w:t>-версии становится доступным, осуществляется процесс публикации</w:t>
      </w:r>
      <w:r w:rsidR="00FC264D">
        <w:t>.</w:t>
      </w:r>
    </w:p>
    <w:p w14:paraId="5D6131C5" w14:textId="5C6BF205" w:rsidR="00051FFD" w:rsidRPr="00C70DF6" w:rsidRDefault="00EF3D19" w:rsidP="0097156C">
      <w:pPr>
        <w:pStyle w:val="2"/>
        <w:numPr>
          <w:ilvl w:val="1"/>
          <w:numId w:val="32"/>
        </w:numPr>
      </w:pPr>
      <w:proofErr w:type="spellStart"/>
      <w:proofErr w:type="gramStart"/>
      <w:proofErr w:type="spellEnd"/>
      <w:proofErr w:type="gramEnd"/>
      <w:del w:id="37" w:author="Аркаша (нормоконтроль)" w:date="2026-03-20T14:00:00Z">
        <w:r>
          <w:delText xml:space="preserve">если версия проверяемого мобильного приложения равна или ниже, чем версия опубликованного мобильного приложения – режим демо-версии становится не доступным, не осуществляется процесс публикации;</w:delText>
        </w:r>
      </w:del>
      <w:ins w:id="38" w:author="Аркаша (нормоконтроль)" w:date="2026-03-20T14:00:00Z">
        <w:r>
          <w:t xml:space="preserve">если версия проверяемого мобильного приложения равна или ниже версии опубликованного мобильного приложения – режим демо-версии становится недоступным, процесс публикации не осуществляется;</w:t>
        </w:r>
      </w:ins>
    </w:p>
    <w:p w14:paraId="74BF3AF0" w14:textId="63045E08" w:rsidR="00051FFD" w:rsidRPr="00C70DF6" w:rsidRDefault="00C37A70" w:rsidP="00C70DF6">
      <w:pPr>
        <w:pStyle w:val="1"/>
      </w:pPr>
      <w:proofErr w:type="spellStart"/>
      <w:proofErr w:type="spellEnd"/>
      <w:proofErr w:type="spellStart"/>
      <w:proofErr w:type="spellEnd"/>
      <w:del w:id="39" w:author="Аркаша (нормоконтроль)" w:date="2026-03-20T14:00:00Z">
        <w:r>
          <w:delText xml:space="preserve">реализация модального окна с кнопкой «Демо-версия» (Рисунок 2), которая позволяет перейти в режим демо-версии мобильного приложения</w:delText>
        </w:r>
      </w:del>
      <w:ins w:id="40" w:author="Аркаша (нормоконтроль)" w:date="2026-03-20T14:00:00Z">
        <w:r>
          <w:t xml:space="preserve">реализация модального окна с кнопкой «Демо-версия» (рисунок 2), которая позволяет перейти в режим демо-версии мобильного приложения;</w:t>
        </w:r>
      </w:ins>
    </w:p>
    <w:p w14:paraId="0FFF61A5" w14:textId="39984F72" w:rsidR="0012743A" w:rsidRDefault="00C37A70" w:rsidP="0012743A">
      <w:pPr>
        <w:pStyle w:val="1"/>
      </w:pPr>
      <w:r>
        <w:t>добавление</w:t>
      </w:r>
      <w:r w:rsidR="0012743A" w:rsidRPr="00C70DF6">
        <w:t xml:space="preserve"> формы авторизации для </w:t>
      </w:r>
      <w:proofErr w:type="spellStart"/>
      <w:r w:rsidR="0012743A" w:rsidRPr="00C70DF6">
        <w:t>демо</w:t>
      </w:r>
      <w:proofErr w:type="spellEnd"/>
      <w:r w:rsidR="0012743A" w:rsidRPr="00C70DF6">
        <w:t>-версии мобильного приложения (</w:t>
      </w:r>
      <w:r w:rsidR="00FC264D">
        <w:fldChar w:fldCharType="begin"/>
      </w:r>
      <w:r w:rsidR="00FC264D">
        <w:instrText xml:space="preserve"> REF _Ref124248025 \h </w:instrText>
      </w:r>
      <w:r w:rsidR="00FC264D">
        <w:fldChar w:fldCharType="separate"/>
      </w:r>
      <w:r w:rsidR="00FC264D">
        <w:rPr>
          <w:b/>
          <w:bCs/>
        </w:rPr>
        <w:t>Ошибка! Источник ссылки не найден.</w:t>
      </w:r>
      <w:r w:rsidR="00FC264D">
        <w:fldChar w:fldCharType="end"/>
      </w:r>
      <w:r w:rsidR="0012743A" w:rsidRPr="00C70DF6">
        <w:t>). Позволяет осуществлять вход для ролей «</w:t>
      </w:r>
      <w:r w:rsidR="0012743A">
        <w:t>Родитель», «Ученик» и «Учитель».</w:t>
      </w:r>
    </w:p>
    <w:p w14:paraId="67450A5D" w14:textId="7E33F981" w:rsidR="00051FFD" w:rsidRDefault="00862F65" w:rsidP="005E0EB2">
      <w:pPr>
        <w:pStyle w:val="affffffffffffd"/>
        <w:keepNext w:val="0"/>
      </w:pPr>
      <w:r>
        <w:rPr>
          <w:noProof/>
        </w:rPr>
        <w:drawing>
          <wp:inline distT="0" distB="0" distL="0" distR="0" wp14:anchorId="62487C49" wp14:editId="289831D3">
            <wp:extent cx="1600201" cy="3448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7890" cy="352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351" w14:textId="26D13C32" w:rsidR="005E0EB2" w:rsidRDefault="005E0EB2" w:rsidP="00C70DF6">
      <w:pPr>
        <w:pStyle w:val="affffffffffffe"/>
        <w:sectPr w:rsidR="005E0EB2" w:rsidSect="005E0EB2">
          <w:headerReference w:type="default" r:id="rId15"/>
          <w:pgSz w:w="16838" w:h="11906" w:orient="landscape"/>
          <w:pgMar w:top="851" w:right="1134" w:bottom="1701" w:left="1418" w:header="709" w:footer="709" w:gutter="0"/>
          <w:pgNumType w:start="0"/>
          <w:cols w:space="720"/>
          <w:formProt w:val="0"/>
          <w:docGrid w:linePitch="381"/>
        </w:sectPr>
      </w:pPr>
    </w:p>
    <w:p w14:paraId="5EAB7151" w14:textId="43FF00B6" w:rsidR="00051FFD" w:rsidRDefault="005E0EB2" w:rsidP="00C70DF6">
      <w:pPr>
        <w:pStyle w:val="affffffffffffe"/>
      </w:pPr>
      <w:bookmarkStart w:id="129" w:name="_Ref118198364"/>
      <w:fldSimple w:instr=" SEQ Рисунок \* ARABIC ">
        <w:r>
          <w:rPr>
            <w:noProof/>
          </w:rPr>
          <w:t>1</w:t>
        </w:r>
      </w:fldSimple>
      <w:bookmarkEnd w:id="129"/>
      <w:proofErr w:type="spellStart"/>
      <w:proofErr w:type="spellEnd"/>
      <w:del w:id="53" w:author="Аркаша (нормоконтроль)" w:date="2026-03-20T14:00:00Z">
        <w:r>
          <w:delText xml:space="preserve">Рисунок  – Модальное окно с кнопкой «Демо-версия»</w:delText>
        </w:r>
      </w:del>
      <w:ins w:id="54" w:author="Аркаша (нормоконтроль)" w:date="2026-03-20T14:00:00Z">
        <w:r>
          <w:t xml:space="preserve">Рисунок 1 – Модальное окно с кнопкой «Демо-версия»</w:t>
        </w:r>
      </w:ins>
    </w:p>
    <w:p w14:paraId="62289D30" w14:textId="77777777" w:rsidR="00051FFD" w:rsidRDefault="00EF3D19" w:rsidP="00C70DF6">
      <w:pPr>
        <w:pStyle w:val="affffffffffffd"/>
      </w:pPr>
      <w:r>
        <w:rPr>
          <w:noProof/>
        </w:rPr>
        <w:drawing>
          <wp:inline distT="0" distB="0" distL="0" distR="0" wp14:anchorId="2E9302F1" wp14:editId="22F91B2E">
            <wp:extent cx="2286000" cy="495141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9568" cy="50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2536" w14:textId="16730678" w:rsidR="00051FFD" w:rsidRDefault="009B0E0D" w:rsidP="00C70DF6">
      <w:pPr>
        <w:pStyle w:val="affffffffffffe"/>
      </w:pPr>
      <w:del w:id="55" w:author="Аркаша (нормоконтроль)" w:date="2026-03-20T14:00:00Z">
        <w:r>
          <w:delText xml:space="preserve">Рис. 2.</w:delText>
        </w:r>
      </w:del>
      <w:ins w:id="56" w:author="Аркаша (нормоконтроль)" w:date="2026-03-20T14:00:00Z">
        <w:r>
          <w:t xml:space="preserve">Рисунок 2 – &lt;Наименование рисунка&gt;</w:t>
        </w:r>
      </w:ins>
    </w:p>
    <w:p w14:paraId="1E575C3D" w14:textId="6EEDE76B" w:rsidR="00051FFD" w:rsidRPr="00C70DF6" w:rsidRDefault="00EF3D19" w:rsidP="00C70DF6">
      <w:pPr>
        <w:pStyle w:val="-8"/>
      </w:pPr>
      <w:proofErr w:type="spellStart"/>
      <w:proofErr w:type="gramStart"/>
      <w:r w:rsidRPr="00C70DF6">
        <w:t>Демо</w:t>
      </w:r>
      <w:proofErr w:type="spellEnd"/>
      <w:r w:rsidRPr="00C70DF6">
        <w:t>-версия</w:t>
      </w:r>
      <w:proofErr w:type="gramEnd"/>
      <w:r w:rsidRPr="00C70DF6">
        <w:t xml:space="preserve"> мобильного п</w:t>
      </w:r>
      <w:r w:rsidR="00C37A70">
        <w:t xml:space="preserve">риложения содержит отображение </w:t>
      </w:r>
      <w:r w:rsidRPr="00C70DF6">
        <w:t>основных разделов и функций актуального мобильного приложения:</w:t>
      </w:r>
    </w:p>
    <w:p w14:paraId="187A5EEA" w14:textId="43D435EC" w:rsidR="00051FFD" w:rsidRDefault="00EF3D19" w:rsidP="00C70DF6">
      <w:pPr>
        <w:pStyle w:val="1"/>
      </w:pPr>
      <w:r>
        <w:t xml:space="preserve">для </w:t>
      </w:r>
      <w:r w:rsidRPr="00C70DF6">
        <w:t>ролей</w:t>
      </w:r>
      <w:r>
        <w:t xml:space="preserve"> «Родитель» и «Ученик» (</w:t>
      </w:r>
      <w:r>
        <w:fldChar w:fldCharType="begin"/>
      </w:r>
      <w:r>
        <w:instrText xml:space="preserve"> REF _Ref118198548 \h </w:instrText>
      </w:r>
      <w:r>
        <w:fldChar w:fldCharType="separate"/>
      </w:r>
      <w:r w:rsidR="009441CB">
        <w:t xml:space="preserve">Рисунок </w:t>
      </w:r>
      <w:r w:rsidR="009441CB">
        <w:rPr>
          <w:noProof/>
        </w:rPr>
        <w:t>3</w:t>
      </w:r>
      <w:r>
        <w:fldChar w:fldCharType="end"/>
      </w:r>
      <w:r>
        <w:t>):</w:t>
      </w:r>
    </w:p>
    <w:p w14:paraId="2997E6D0" w14:textId="10FDB520" w:rsidR="00051FFD" w:rsidRPr="00C70DF6" w:rsidRDefault="00C37A70" w:rsidP="00C70DF6">
      <w:pPr>
        <w:pStyle w:val="2"/>
      </w:pPr>
      <w:del w:id="41" w:author="Аркаша (нормоконтроль)" w:date="2026-03-20T14:00:00Z">
        <w:r>
          <w:delText xml:space="preserve">раздел «Дневник»</w:delText>
        </w:r>
      </w:del>
      <w:ins w:id="42" w:author="Аркаша (нормоконтроль)" w:date="2026-03-20T14:00:00Z">
        <w:r>
          <w:t xml:space="preserve">раздел «Дневник»;</w:t>
        </w:r>
      </w:ins>
    </w:p>
    <w:p w14:paraId="437E8F0E" w14:textId="4370662B" w:rsidR="00051FFD" w:rsidRPr="00C70DF6" w:rsidRDefault="00C37A70" w:rsidP="00C70DF6">
      <w:pPr>
        <w:pStyle w:val="2"/>
      </w:pPr>
      <w:r>
        <w:t>р</w:t>
      </w:r>
      <w:r w:rsidR="00EF3D19" w:rsidRPr="00C70DF6">
        <w:t>аздел «Успеваемость»;</w:t>
      </w:r>
    </w:p>
    <w:p w14:paraId="6942EF97" w14:textId="1A16E1B0" w:rsidR="00051FFD" w:rsidRPr="00C70DF6" w:rsidRDefault="009B0E0D" w:rsidP="00C70DF6">
      <w:pPr>
        <w:pStyle w:val="2"/>
      </w:pPr>
      <w:del w:id="43" w:author="Аркаша (нормоконтроль)" w:date="2026-03-20T14:00:00Z">
        <w:r>
          <w:delText xml:space="preserve">Раздел «Календарь» </w:delText>
        </w:r>
      </w:del>
      <w:ins w:id="44" w:author="Аркаша (нормоконтроль)" w:date="2026-03-20T14:00:00Z">
        <w:r>
          <w:t xml:space="preserve">раздел «Календарь»;</w:t>
        </w:r>
      </w:ins>
    </w:p>
    <w:p w14:paraId="47EE5616" w14:textId="7ED5FCE6" w:rsidR="00051FFD" w:rsidRPr="00C70DF6" w:rsidRDefault="00C37A70" w:rsidP="00C70DF6">
      <w:pPr>
        <w:pStyle w:val="2"/>
      </w:pPr>
      <w:r>
        <w:t>р</w:t>
      </w:r>
      <w:r w:rsidR="00EF3D19" w:rsidRPr="00C70DF6">
        <w:t>аздел «Библиотека»</w:t>
      </w:r>
      <w:r w:rsidR="009B0E0D">
        <w:t>.</w:t>
      </w:r>
    </w:p>
    <w:p w14:paraId="1D6968DB" w14:textId="09750DDC" w:rsidR="00051FFD" w:rsidRPr="00C70DF6" w:rsidRDefault="00C37A70" w:rsidP="00C70DF6">
      <w:pPr>
        <w:pStyle w:val="2"/>
      </w:pPr>
      <w:del w:id="45" w:author="Аркаша (нормоконтроль)" w:date="2026-03-20T14:00:00Z">
        <w:r>
          <w:delText xml:space="preserve">раздел «Личный кабинет»</w:delText>
        </w:r>
      </w:del>
      <w:ins w:id="46" w:author="Аркаша (нормоконтроль)" w:date="2026-03-20T14:00:00Z">
        <w:r>
          <w:t xml:space="preserve">раздел «Личный кабинет»;</w:t>
        </w:r>
      </w:ins>
    </w:p>
    <w:p w14:paraId="6FE84B62" w14:textId="451FFD5D" w:rsidR="00051FFD" w:rsidRDefault="009B0E0D" w:rsidP="00C70DF6">
      <w:pPr>
        <w:pStyle w:val="2"/>
      </w:pPr>
      <w:del w:id="47" w:author="Аркаша (нормоконтроль)" w:date="2026-03-20T14:00:00Z">
        <w:r>
          <w:delText xml:space="preserve">Раздел «Уведомления»;</w:delText>
        </w:r>
      </w:del>
      <w:ins w:id="48" w:author="Аркаша (нормоконтроль)" w:date="2026-03-20T14:00:00Z">
        <w:r>
          <w:t xml:space="preserve">раздел «Уведомления».</w:t>
        </w:r>
      </w:ins>
    </w:p>
    <w:p w14:paraId="6C1D55A5" w14:textId="3EC602C0" w:rsidR="0012743A" w:rsidRDefault="0012743A" w:rsidP="0012743A">
      <w:pPr>
        <w:pStyle w:val="1"/>
      </w:pPr>
      <w:r>
        <w:t>для роли «Учитель» (</w:t>
      </w:r>
      <w:r>
        <w:fldChar w:fldCharType="begin"/>
      </w:r>
      <w:r>
        <w:instrText xml:space="preserve"> REF _Ref118198717 \h </w:instrText>
      </w:r>
      <w:r>
        <w:fldChar w:fldCharType="separate"/>
      </w:r>
      <w:r w:rsidR="009441CB">
        <w:t xml:space="preserve">Рисунок </w:t>
      </w:r>
      <w:r w:rsidR="009441CB">
        <w:rPr>
          <w:noProof/>
        </w:rPr>
        <w:t>4</w:t>
      </w:r>
      <w:r>
        <w:fldChar w:fldCharType="end"/>
      </w:r>
      <w:r w:rsidR="00C37A70">
        <w:t>):</w:t>
      </w:r>
    </w:p>
    <w:p w14:paraId="3C6B8CC2" w14:textId="789D1853" w:rsidR="0012743A" w:rsidRPr="00C70DF6" w:rsidRDefault="00C37A70" w:rsidP="005E0EB2">
      <w:pPr>
        <w:pStyle w:val="2"/>
      </w:pPr>
      <w:r>
        <w:t>р</w:t>
      </w:r>
      <w:r w:rsidR="0012743A" w:rsidRPr="00C70DF6">
        <w:t>аздел «Расписание»;</w:t>
      </w:r>
    </w:p>
    <w:p w14:paraId="0503C506" w14:textId="171B816C" w:rsidR="0012743A" w:rsidRPr="00C70DF6" w:rsidRDefault="00C37A70" w:rsidP="005E0EB2">
      <w:pPr>
        <w:pStyle w:val="2"/>
        <w:numPr>
          <w:ilvl w:val="0"/>
          <w:numId w:val="0"/>
        </w:numPr>
        <w:ind w:left="1560"/>
      </w:pPr>
      <w:del w:id="49" w:author="Аркаша (нормоконтроль)" w:date="2026-03-20T14:00:00Z">
        <w:r>
          <w:delText xml:space="preserve">раздел «Журналы</w:delText>
        </w:r>
      </w:del>
      <w:ins w:id="50" w:author="Аркаша (нормоконтроль)" w:date="2026-03-20T14:00:00Z">
        <w:r>
          <w:t xml:space="preserve">раздел «Журналы»;</w:t>
        </w:r>
      </w:ins>
    </w:p>
    <w:p w14:paraId="7CAA22C9" w14:textId="7A4E1D9C" w:rsidR="0012743A" w:rsidRPr="00C70DF6" w:rsidRDefault="009B0E0D" w:rsidP="005E0EB2">
      <w:pPr>
        <w:pStyle w:val="2"/>
      </w:pPr>
      <w:del w:id="51" w:author="Аркаша (нормоконтроль)" w:date="2026-03-20T14:00:00Z">
        <w:r>
          <w:delText xml:space="preserve">Раздел «Библиотека»;</w:delText>
        </w:r>
      </w:del>
      <w:ins w:id="52" w:author="Аркаша (нормоконтроль)" w:date="2026-03-20T14:00:00Z">
        <w:r>
          <w:t xml:space="preserve">раздел «Библиотека»;</w:t>
        </w:r>
      </w:ins>
    </w:p>
    <w:p w14:paraId="26056E49" w14:textId="35FCD67E" w:rsidR="0012743A" w:rsidRPr="00C70DF6" w:rsidRDefault="00C37A70" w:rsidP="005E0EB2">
      <w:pPr>
        <w:pStyle w:val="2"/>
        <w:jc w:val="right"/>
      </w:pPr>
      <w:r>
        <w:t>р</w:t>
      </w:r>
      <w:r w:rsidR="0012743A" w:rsidRPr="00C70DF6">
        <w:t>аздел «Личный кабинет»;</w:t>
      </w:r>
    </w:p>
    <w:p w14:paraId="3964A456" w14:textId="5524C45A" w:rsidR="0012743A" w:rsidRPr="00C70DF6" w:rsidRDefault="00C37A70" w:rsidP="005E0EB2">
      <w:pPr>
        <w:pStyle w:val="2"/>
        <w:jc w:val="right"/>
      </w:pPr>
      <w:r>
        <w:t>р</w:t>
      </w:r>
      <w:r w:rsidR="0012743A" w:rsidRPr="00C70DF6">
        <w:t>аздел «Уведомления».</w:t>
      </w:r>
    </w:p>
    <w:p w14:paraId="3DA0E6C9" w14:textId="77777777" w:rsidR="00051FFD" w:rsidRDefault="00EF3D19" w:rsidP="005E0EB2">
      <w:pPr>
        <w:pStyle w:val="affffffffffffd"/>
        <w:keepNext w:val="0"/>
      </w:pPr>
      <w:r>
        <w:rPr>
          <w:noProof/>
        </w:rPr>
        <w:drawing>
          <wp:inline distT="0" distB="0" distL="0" distR="0" wp14:anchorId="565C932F" wp14:editId="4ECAE62F">
            <wp:extent cx="2181225" cy="4724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5142" cy="47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9458" w14:textId="67F1FFD7" w:rsidR="00051FFD" w:rsidRDefault="00EF3D19" w:rsidP="00C70DF6">
      <w:pPr>
        <w:pStyle w:val="affffffffffffe"/>
      </w:pPr>
      <w:bookmarkStart w:id="130" w:name="_Ref118198548"/>
      <w:fldSimple w:instr=" SEQ Рисунок \* ARABIC ">
        <w:r w:rsidR="009441CB">
          <w:rPr>
            <w:noProof/>
          </w:rPr>
          <w:t>3</w:t>
        </w:r>
      </w:fldSimple>
      <w:bookmarkEnd w:id="130"/>
      <w:proofErr w:type="spellStart"/>
      <w:proofErr w:type="spellEnd"/>
      <w:del w:id="57" w:author="Аркаша (нормоконтроль)" w:date="2026-03-20T14:00:00Z">
        <w:r>
          <w:delText xml:space="preserve">Рисунок  Разделы демо-версии мобильного приложения для ролей «Родитель» и «Ученик»</w:delText>
        </w:r>
      </w:del>
      <w:ins w:id="58" w:author="Аркаша (нормоконтроль)" w:date="2026-03-20T14:00:00Z">
        <w:r>
          <w:t xml:space="preserve">Рисунок 3 – Разделы демо-версии мобильного приложения для ролей «Родитель» и «Ученик»</w:t>
        </w:r>
      </w:ins>
    </w:p>
    <w:p w14:paraId="30D20160" w14:textId="77777777" w:rsidR="00051FFD" w:rsidRDefault="00EF3D19" w:rsidP="005E0EB2">
      <w:pPr>
        <w:pStyle w:val="affffffffffffd"/>
        <w:keepNext w:val="0"/>
      </w:pPr>
      <w:r>
        <w:rPr>
          <w:noProof/>
        </w:rPr>
        <w:drawing>
          <wp:inline distT="0" distB="0" distL="0" distR="0" wp14:anchorId="39E83CA3" wp14:editId="19A3BAE6">
            <wp:extent cx="1051015" cy="2276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6863" cy="23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827E" w14:textId="18B202CB" w:rsidR="00051FFD" w:rsidRDefault="00EF3D19" w:rsidP="00C70DF6">
      <w:pPr>
        <w:pStyle w:val="affffffffffffe"/>
      </w:pPr>
      <w:bookmarkStart w:id="131" w:name="_Ref118198717"/>
      <w:bookmarkStart w:id="132" w:name="_Ref124238707"/>
      <w:fldSimple w:instr=" SEQ Рисунок \* ARABIC ">
        <w:r w:rsidR="009441CB">
          <w:rPr>
            <w:noProof/>
          </w:rPr>
          <w:t>4</w:t>
        </w:r>
      </w:fldSimple>
      <w:bookmarkEnd w:id="131"/>
      <w:proofErr w:type="spellStart"/>
      <w:proofErr w:type="spellEnd"/>
      <w:bookmarkEnd w:id="132"/>
      <w:del w:id="59" w:author="Аркаша (нормоконтроль)" w:date="2026-03-20T14:00:00Z">
        <w:r>
          <w:delText xml:space="preserve">Рисунок  – Разделы демо-версии мобильного приложения для роли "Учитель"</w:delText>
        </w:r>
      </w:del>
      <w:ins w:id="60" w:author="Аркаша (нормоконтроль)" w:date="2026-03-20T14:00:00Z">
        <w:r>
          <w:t xml:space="preserve">Рисунок 4 – Разделы демо-версии мобильного приложения для роли «Учитель»</w:t>
        </w:r>
      </w:ins>
    </w:p>
    <w:p w14:paraId="0021E849" w14:textId="359D3752" w:rsidR="00DA4A43" w:rsidRPr="00DA4A43" w:rsidRDefault="00DA4A43" w:rsidP="00DA4A43">
      <w:pPr>
        <w:pStyle w:val="-8"/>
      </w:pPr>
      <w:proofErr w:type="spellStart"/>
      <w:proofErr w:type="spellEnd"/>
      <w:del w:id="61" w:author="Аркаша (нормоконтроль)" w:date="2026-03-20T14:00:00Z">
        <w:r>
          <w:delText xml:space="preserve">На рисунках 1 – Рисунок 4 – Разделы демо-версии мобильного приложения для роли "Учитель" настоящего документа представлены примеры окон и экранных форм. </w:delText>
        </w:r>
      </w:del>
      <w:ins w:id="62" w:author="Аркаша (нормоконтроль)" w:date="2026-03-20T14:00:00Z">
        <w:r>
          <w:t xml:space="preserve">На рисунках 1 – 4 настоящего документа представлены примеры окон и экранных форм мобильного приложения.</w:t>
        </w:r>
      </w:ins>
    </w:p>
    <w:p w14:paraId="5D3C6148" w14:textId="77777777" w:rsidR="00051FFD" w:rsidRDefault="00EF3D19">
      <w:pPr>
        <w:pStyle w:val="22"/>
        <w:ind w:left="1134" w:hanging="425"/>
      </w:pPr>
      <w:bookmarkStart w:id="133" w:name="_Toc124248131"/>
      <w:r>
        <w:t>Решения по комплексу технических средств, его размещению на объекте</w:t>
      </w:r>
      <w:bookmarkEnd w:id="133"/>
    </w:p>
    <w:p w14:paraId="242BADD4" w14:textId="5D070F66" w:rsidR="00051FFD" w:rsidRPr="005E0EB2" w:rsidRDefault="00EF3D19" w:rsidP="005E0EB2">
      <w:pPr>
        <w:pStyle w:val="-8"/>
        <w:spacing w:line="240" w:lineRule="auto"/>
        <w:ind w:firstLine="0"/>
        <w:rPr>
          <w:sz w:val="22"/>
          <w:szCs w:val="28"/>
        </w:rPr>
      </w:pPr>
      <w:bookmarkStart w:id="134" w:name="_Ref39783040"/>
      <w:bookmarkEnd w:id="134"/>
      <w:proofErr w:type="gramStart"/>
      <w:proofErr w:type="gramEnd"/>
      <w:del w:id="63" w:author="Аркаша (нормоконтроль)" w:date="2026-03-20T14:00:00Z">
        <w:r>
          <w:rPr>
            <w:sz w:val="22"/>
          </w:rPr>
          <w:delText xml:space="preserve">Подробная информация о технологических платформах и размещении компонентов подсистем ЭОС приведена в п.п. 4.1 – 4.3 документа «Описание архитектуры системы» (31911111.62.01.11.000.005.АО.2-ЛУ)</w:delText>
        </w:r>
      </w:del>
      <w:ins w:id="64" w:author="Аркаша (нормоконтроль)" w:date="2026-03-20T14:00:00Z">
        <w:r>
          <w:rPr>
            <w:sz w:val="22"/>
          </w:rPr>
          <w:t xml:space="preserve">Подробная информация о технологических платформах и размещении компонентов подсистем ЭОС приведена в пп. 4.1 – 4.3 документа «Описание архитектуры системы» (31911111.62.01.11.000.005.АО.2-ЛУ).</w:t>
        </w:r>
      </w:ins>
    </w:p>
    <w:p w14:paraId="3AB851A4" w14:textId="77777777" w:rsidR="00051FFD" w:rsidRDefault="00EF3D19">
      <w:pPr>
        <w:pStyle w:val="22"/>
        <w:keepLines/>
        <w:ind w:left="1134" w:hanging="425"/>
      </w:pPr>
      <w:bookmarkStart w:id="135" w:name="_Toc124248132"/>
      <w:r>
        <w:t>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</w:t>
      </w:r>
      <w:bookmarkEnd w:id="135"/>
    </w:p>
    <w:p w14:paraId="108F215E" w14:textId="77777777" w:rsidR="00051FFD" w:rsidRDefault="00EF3D19">
      <w:pPr>
        <w:pStyle w:val="22"/>
        <w:ind w:left="1134" w:hanging="425"/>
      </w:pPr>
      <w:bookmarkStart w:id="136" w:name="_Toc124248133"/>
      <w:r>
        <w:t>Решения по составу программных средств, языкам деятельности, алгоритмам процедур и операций и методам их реализации</w:t>
      </w:r>
      <w:bookmarkEnd w:id="136"/>
    </w:p>
    <w:p w14:paraId="4378AB15" w14:textId="23CDF0D5" w:rsidR="00051FFD" w:rsidRDefault="00EF3D19" w:rsidP="0012743A">
      <w:pPr>
        <w:pStyle w:val="12"/>
        <w:pageBreakBefore w:val="0"/>
      </w:pPr>
      <w:bookmarkStart w:id="137" w:name="_Toc124248134"/>
      <w:r>
        <w:t xml:space="preserve">Мероприятия по подготовке объекта автоматизации к вводу </w:t>
      </w:r>
      <w:r w:rsidR="00097FA6">
        <w:t>С</w:t>
      </w:r>
      <w:r>
        <w:t>истемы в действие</w:t>
      </w:r>
      <w:bookmarkEnd w:id="137"/>
    </w:p>
    <w:p w14:paraId="78346C15" w14:textId="290356F6" w:rsidR="00097FA6" w:rsidRPr="00097FA6" w:rsidRDefault="00097FA6" w:rsidP="00097FA6">
      <w:pPr>
        <w:pStyle w:val="22"/>
        <w:keepNext w:val="0"/>
        <w:ind w:left="1134" w:hanging="425"/>
      </w:pPr>
      <w:bookmarkStart w:id="138" w:name="_Toc124248135"/>
      <w:r w:rsidRPr="00097FA6">
        <w:t xml:space="preserve">Мероприятия по приведению информации к виду, пригодному для обработки средствами </w:t>
      </w:r>
      <w:r>
        <w:t>вычислительной техники</w:t>
      </w:r>
      <w:bookmarkEnd w:id="138"/>
    </w:p>
    <w:p w14:paraId="0E236176" w14:textId="1454AB90" w:rsidR="00097FA6" w:rsidRPr="00097FA6" w:rsidRDefault="00097FA6" w:rsidP="00097FA6">
      <w:pPr>
        <w:pStyle w:val="22"/>
        <w:keepNext w:val="0"/>
        <w:ind w:left="1134" w:hanging="425"/>
      </w:pPr>
      <w:bookmarkStart w:id="139" w:name="_Toc124248136"/>
      <w:r w:rsidRPr="00097FA6">
        <w:t xml:space="preserve">Мероприятия по обучению и </w:t>
      </w:r>
      <w:r>
        <w:t>проверке квалификации персонала</w:t>
      </w:r>
      <w:bookmarkEnd w:id="139"/>
    </w:p>
    <w:p w14:paraId="7E5E9AD8" w14:textId="247B81E3" w:rsidR="00097FA6" w:rsidRPr="00097FA6" w:rsidRDefault="00097FA6" w:rsidP="00097FA6">
      <w:pPr>
        <w:pStyle w:val="22"/>
        <w:keepNext w:val="0"/>
        <w:ind w:left="1134" w:hanging="425"/>
      </w:pPr>
      <w:bookmarkStart w:id="140" w:name="_Toc124248137"/>
      <w:r w:rsidRPr="00097FA6">
        <w:t>Мероприятия по созданию необходим</w:t>
      </w:r>
      <w:r>
        <w:t>ых подразделений и рабочих мест</w:t>
      </w:r>
      <w:bookmarkEnd w:id="140"/>
    </w:p>
    <w:p w14:paraId="0E674C67" w14:textId="3A8862C1" w:rsidR="00097FA6" w:rsidRPr="00097FA6" w:rsidRDefault="00097FA6" w:rsidP="00097FA6">
      <w:pPr>
        <w:pStyle w:val="22"/>
        <w:keepNext w:val="0"/>
        <w:ind w:left="1134" w:hanging="425"/>
      </w:pPr>
      <w:bookmarkStart w:id="141" w:name="_Toc124248138"/>
      <w:r w:rsidRPr="00097FA6">
        <w:t xml:space="preserve">Мероприятия по </w:t>
      </w:r>
      <w:r>
        <w:t>изменению объекта автоматизации</w:t>
      </w:r>
      <w:bookmarkEnd w:id="141"/>
    </w:p>
    <w:p w14:paraId="2BEACFAE" w14:textId="585EA377" w:rsidR="00097FA6" w:rsidRPr="00097FA6" w:rsidRDefault="00097FA6" w:rsidP="00097FA6">
      <w:pPr>
        <w:pStyle w:val="22"/>
        <w:keepNext w:val="0"/>
        <w:ind w:left="1134" w:hanging="425"/>
      </w:pPr>
      <w:bookmarkStart w:id="142" w:name="_Toc124248139"/>
      <w:r w:rsidRPr="00097FA6">
        <w:t>Другие мероприятия, исходящие из специфических особ</w:t>
      </w:r>
      <w:r w:rsidR="008C1CEA">
        <w:t>енностей Системы</w:t>
      </w:r>
      <w:bookmarkEnd w:id="142"/>
    </w:p>
    <w:sectPr w:rsidR="00097FA6" w:rsidRPr="00097FA6" w:rsidSect="005E0EB2">
      <w:headerReference w:type="default" r:id="rId19"/>
      <w:pgSz w:w="11906" w:h="16838"/>
      <w:pgMar w:top="1418" w:right="851" w:bottom="1134" w:left="1701" w:header="709" w:footer="709" w:gutter="0"/>
      <w:pgNumType w:start="14"/>
      <w:cols w:space="720"/>
      <w:formProt w:val="0"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3C5BF1" w16cex:dateUtc="2022-12-08T09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4FF893" w16cid:durableId="273C5BF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9B3657" w14:textId="77777777" w:rsidR="00B71454" w:rsidRDefault="00B71454">
      <w:r>
        <w:separator/>
      </w:r>
    </w:p>
  </w:endnote>
  <w:endnote w:type="continuationSeparator" w:id="0">
    <w:p w14:paraId="1BEA7B7F" w14:textId="77777777" w:rsidR="00B71454" w:rsidRDefault="00B71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choolBook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 Полужирный">
    <w:altName w:val="Times New Roman"/>
    <w:panose1 w:val="02020803070505020304"/>
    <w:charset w:val="00"/>
    <w:family w:val="roman"/>
    <w:notTrueType/>
    <w:pitch w:val="default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29B32" w14:textId="77777777" w:rsidR="0097156C" w:rsidRDefault="0097156C">
    <w:pPr>
      <w:pStyle w:val="aff"/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A15016" w14:textId="77777777" w:rsidR="00B71454" w:rsidRDefault="00B71454">
      <w:r>
        <w:separator/>
      </w:r>
    </w:p>
  </w:footnote>
  <w:footnote w:type="continuationSeparator" w:id="0">
    <w:p w14:paraId="11196F3D" w14:textId="77777777" w:rsidR="00B71454" w:rsidRDefault="00B71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71282324"/>
    </w:sdtPr>
    <w:sdtEndPr/>
    <w:sdtContent>
      <w:p w14:paraId="1A0319A9" w14:textId="017E394E" w:rsidR="0097156C" w:rsidRDefault="0097156C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3729">
          <w:rPr>
            <w:noProof/>
          </w:rPr>
          <w:t>11</w:t>
        </w:r>
        <w:r>
          <w:fldChar w:fldCharType="end"/>
        </w:r>
      </w:p>
    </w:sdtContent>
  </w:sdt>
  <w:p w14:paraId="03FC33B4" w14:textId="668558A1" w:rsidR="0097156C" w:rsidRDefault="0097156C">
    <w:pPr>
      <w:jc w:val="center"/>
      <w:rPr>
        <w:rFonts w:eastAsia="Calibri"/>
        <w:smallCaps/>
        <w:szCs w:val="28"/>
        <w:lang w:eastAsia="en-US"/>
      </w:rPr>
    </w:pPr>
    <w:r>
      <w:rPr>
        <w:sz w:val="28"/>
        <w:szCs w:val="28"/>
      </w:rPr>
      <w:t>31911111.62.01.11.</w:t>
    </w:r>
    <w:proofErr w:type="gramStart"/>
    <w:r>
      <w:rPr>
        <w:sz w:val="28"/>
        <w:szCs w:val="28"/>
      </w:rPr>
      <w:t>000.005.П</w:t>
    </w:r>
    <w:proofErr w:type="gramEnd"/>
    <w:r>
      <w:rPr>
        <w:sz w:val="28"/>
        <w:szCs w:val="28"/>
      </w:rPr>
      <w:t>2.2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1980903"/>
    </w:sdtPr>
    <w:sdtEndPr/>
    <w:sdtContent>
      <w:p w14:paraId="47E0E597" w14:textId="12CD111B" w:rsidR="005E0EB2" w:rsidRDefault="005E0EB2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3729">
          <w:rPr>
            <w:noProof/>
          </w:rPr>
          <w:t>0</w:t>
        </w:r>
        <w:r>
          <w:fldChar w:fldCharType="end"/>
        </w:r>
      </w:p>
    </w:sdtContent>
  </w:sdt>
  <w:p w14:paraId="19D49FDC" w14:textId="59F99B69" w:rsidR="005E0EB2" w:rsidRDefault="005E0EB2">
    <w:pPr>
      <w:jc w:val="center"/>
      <w:rPr>
        <w:rFonts w:eastAsia="Calibri"/>
        <w:smallCaps/>
        <w:szCs w:val="28"/>
        <w:lang w:eastAsia="en-US"/>
      </w:rPr>
    </w:pPr>
    <w:r>
      <w:rPr>
        <w:sz w:val="28"/>
        <w:szCs w:val="28"/>
      </w:rPr>
      <w:t>31911111.62.01.11.</w:t>
    </w:r>
    <w:proofErr w:type="gramStart"/>
    <w:r>
      <w:rPr>
        <w:sz w:val="28"/>
        <w:szCs w:val="28"/>
      </w:rPr>
      <w:t>000.005.ХМ</w:t>
    </w:r>
    <w:proofErr w:type="gramEnd"/>
    <w:r>
      <w:rPr>
        <w:sz w:val="28"/>
        <w:szCs w:val="28"/>
      </w:rPr>
      <w:t>.122-ЛУ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6249078"/>
    </w:sdtPr>
    <w:sdtEndPr/>
    <w:sdtContent>
      <w:p w14:paraId="07B274FE" w14:textId="77375CCE" w:rsidR="005E0EB2" w:rsidRDefault="005E0EB2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3729">
          <w:rPr>
            <w:noProof/>
          </w:rPr>
          <w:t>16</w:t>
        </w:r>
        <w:r>
          <w:fldChar w:fldCharType="end"/>
        </w:r>
      </w:p>
    </w:sdtContent>
  </w:sdt>
  <w:p w14:paraId="643EE43A" w14:textId="67836A3F" w:rsidR="005E0EB2" w:rsidRDefault="005E0EB2">
    <w:pPr>
      <w:jc w:val="center"/>
      <w:rPr>
        <w:rFonts w:eastAsia="Calibri"/>
        <w:smallCaps/>
        <w:szCs w:val="28"/>
        <w:lang w:eastAsia="en-US"/>
      </w:rPr>
    </w:pPr>
    <w:r>
      <w:rPr>
        <w:sz w:val="28"/>
        <w:szCs w:val="28"/>
      </w:rPr>
      <w:t>31911111.62.01.11.</w:t>
    </w:r>
    <w:proofErr w:type="gramStart"/>
    <w:r>
      <w:rPr>
        <w:sz w:val="28"/>
        <w:szCs w:val="28"/>
      </w:rPr>
      <w:t>000.005.П</w:t>
    </w:r>
    <w:proofErr w:type="gramEnd"/>
    <w:r>
      <w:rPr>
        <w:sz w:val="28"/>
        <w:szCs w:val="28"/>
      </w:rPr>
      <w:t>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A1B27"/>
    <w:multiLevelType w:val="multilevel"/>
    <w:tmpl w:val="BD9454D2"/>
    <w:lvl w:ilvl="0">
      <w:start w:val="1"/>
      <w:numFmt w:val="bullet"/>
      <w:lvlText w:val=""/>
      <w:lvlJc w:val="left"/>
      <w:pPr>
        <w:tabs>
          <w:tab w:val="left" w:pos="1134"/>
        </w:tabs>
        <w:ind w:left="1134" w:hanging="4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A41C6"/>
    <w:multiLevelType w:val="multilevel"/>
    <w:tmpl w:val="0CCA41C6"/>
    <w:lvl w:ilvl="0">
      <w:start w:val="1"/>
      <w:numFmt w:val="bullet"/>
      <w:lvlText w:val=""/>
      <w:lvlJc w:val="left"/>
      <w:pPr>
        <w:tabs>
          <w:tab w:val="left" w:pos="1134"/>
        </w:tabs>
        <w:ind w:left="1134" w:hanging="414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</w:rPr>
    </w:lvl>
    <w:lvl w:ilvl="4">
      <w:start w:val="1"/>
      <w:numFmt w:val="bullet"/>
      <w:pStyle w:val="4"/>
      <w:lvlText w:val="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929BF"/>
    <w:multiLevelType w:val="multilevel"/>
    <w:tmpl w:val="276A6F8E"/>
    <w:lvl w:ilvl="0">
      <w:start w:val="1"/>
      <w:numFmt w:val="decimal"/>
      <w:lvlText w:val="%1."/>
      <w:lvlJc w:val="left"/>
      <w:pPr>
        <w:ind w:left="1500" w:hanging="420"/>
      </w:pPr>
      <w:rPr>
        <w:rFonts w:hint="default"/>
      </w:rPr>
    </w:lvl>
    <w:lvl w:ilvl="1">
      <w:start w:val="1"/>
      <w:numFmt w:val="decimal"/>
      <w:pStyle w:val="3"/>
      <w:lvlText w:val="%2)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562A51"/>
    <w:multiLevelType w:val="multilevel"/>
    <w:tmpl w:val="B3A8C478"/>
    <w:lvl w:ilvl="0">
      <w:start w:val="1"/>
      <w:numFmt w:val="bullet"/>
      <w:pStyle w:val="1"/>
      <w:lvlText w:val=""/>
      <w:lvlJc w:val="left"/>
      <w:pPr>
        <w:ind w:left="1208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left" w:pos="1571"/>
        </w:tabs>
        <w:ind w:left="1928" w:hanging="357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517" w:hanging="357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368" w:hanging="357"/>
      </w:pPr>
    </w:lvl>
    <w:lvl w:ilvl="4">
      <w:start w:val="1"/>
      <w:numFmt w:val="decimal"/>
      <w:lvlText w:val="%1.%2.%3.%4.%5."/>
      <w:lvlJc w:val="left"/>
      <w:pPr>
        <w:ind w:left="4088" w:hanging="357"/>
      </w:pPr>
    </w:lvl>
    <w:lvl w:ilvl="5">
      <w:start w:val="1"/>
      <w:numFmt w:val="decimal"/>
      <w:lvlText w:val="%1.%2.%3.%4.%5.%6."/>
      <w:lvlJc w:val="left"/>
      <w:pPr>
        <w:ind w:left="4808" w:hanging="357"/>
      </w:pPr>
    </w:lvl>
    <w:lvl w:ilvl="6">
      <w:start w:val="1"/>
      <w:numFmt w:val="decimal"/>
      <w:lvlText w:val="%1.%2.%3.%4.%5.%6.%7."/>
      <w:lvlJc w:val="left"/>
      <w:pPr>
        <w:ind w:left="5528" w:hanging="357"/>
      </w:pPr>
    </w:lvl>
    <w:lvl w:ilvl="7">
      <w:start w:val="1"/>
      <w:numFmt w:val="decimal"/>
      <w:lvlText w:val="%1.%2.%3.%4.%5.%6.%7.%8."/>
      <w:lvlJc w:val="left"/>
      <w:pPr>
        <w:ind w:left="6248" w:hanging="357"/>
      </w:pPr>
    </w:lvl>
    <w:lvl w:ilvl="8">
      <w:start w:val="1"/>
      <w:numFmt w:val="decimal"/>
      <w:lvlText w:val="%1.%2.%3.%4.%5.%6.%7.%8.%9."/>
      <w:lvlJc w:val="left"/>
      <w:pPr>
        <w:ind w:left="6968" w:hanging="357"/>
      </w:pPr>
    </w:lvl>
  </w:abstractNum>
  <w:abstractNum w:abstractNumId="4" w15:restartNumberingAfterBreak="0">
    <w:nsid w:val="215F7207"/>
    <w:multiLevelType w:val="multilevel"/>
    <w:tmpl w:val="0A3019E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2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62635"/>
    <w:multiLevelType w:val="multilevel"/>
    <w:tmpl w:val="21962635"/>
    <w:lvl w:ilvl="0">
      <w:start w:val="1"/>
      <w:numFmt w:val="bullet"/>
      <w:pStyle w:val="21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A3327"/>
    <w:multiLevelType w:val="multilevel"/>
    <w:tmpl w:val="223A3327"/>
    <w:lvl w:ilvl="0">
      <w:start w:val="1"/>
      <w:numFmt w:val="decimal"/>
      <w:pStyle w:val="10"/>
      <w:lvlText w:val="%1)"/>
      <w:lvlJc w:val="left"/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57C3F9A"/>
    <w:multiLevelType w:val="multilevel"/>
    <w:tmpl w:val="257C3F9A"/>
    <w:lvl w:ilvl="0">
      <w:start w:val="1"/>
      <w:numFmt w:val="bullet"/>
      <w:lvlText w:val=""/>
      <w:lvlJc w:val="left"/>
      <w:pPr>
        <w:ind w:left="1208" w:hanging="357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left" w:pos="1571"/>
        </w:tabs>
        <w:ind w:left="1928" w:hanging="357"/>
      </w:pPr>
      <w:rPr>
        <w:rFonts w:ascii="Symbol" w:hAnsi="Symbol" w:cs="Symbol" w:hint="default"/>
      </w:rPr>
    </w:lvl>
    <w:lvl w:ilvl="2">
      <w:start w:val="1"/>
      <w:numFmt w:val="bullet"/>
      <w:pStyle w:val="20"/>
      <w:lvlText w:val=""/>
      <w:lvlJc w:val="left"/>
      <w:pPr>
        <w:ind w:left="2517" w:hanging="357"/>
      </w:pPr>
      <w:rPr>
        <w:rFonts w:ascii="Symbol" w:hAnsi="Symbol" w:cs="Symbol" w:hint="default"/>
      </w:rPr>
    </w:lvl>
    <w:lvl w:ilvl="3">
      <w:start w:val="1"/>
      <w:numFmt w:val="decimal"/>
      <w:lvlText w:val="%1.%2.%3.%4."/>
      <w:lvlJc w:val="left"/>
      <w:pPr>
        <w:ind w:left="3368" w:hanging="357"/>
      </w:pPr>
    </w:lvl>
    <w:lvl w:ilvl="4">
      <w:start w:val="1"/>
      <w:numFmt w:val="decimal"/>
      <w:lvlText w:val="%1.%2.%3.%4.%5."/>
      <w:lvlJc w:val="left"/>
      <w:pPr>
        <w:ind w:left="4088" w:hanging="357"/>
      </w:pPr>
    </w:lvl>
    <w:lvl w:ilvl="5">
      <w:start w:val="1"/>
      <w:numFmt w:val="decimal"/>
      <w:lvlText w:val="%1.%2.%3.%4.%5.%6."/>
      <w:lvlJc w:val="left"/>
      <w:pPr>
        <w:ind w:left="4808" w:hanging="357"/>
      </w:pPr>
    </w:lvl>
    <w:lvl w:ilvl="6">
      <w:start w:val="1"/>
      <w:numFmt w:val="decimal"/>
      <w:lvlText w:val="%1.%2.%3.%4.%5.%6.%7."/>
      <w:lvlJc w:val="left"/>
      <w:pPr>
        <w:ind w:left="5528" w:hanging="357"/>
      </w:pPr>
    </w:lvl>
    <w:lvl w:ilvl="7">
      <w:start w:val="1"/>
      <w:numFmt w:val="decimal"/>
      <w:lvlText w:val="%1.%2.%3.%4.%5.%6.%7.%8."/>
      <w:lvlJc w:val="left"/>
      <w:pPr>
        <w:ind w:left="6248" w:hanging="357"/>
      </w:pPr>
    </w:lvl>
    <w:lvl w:ilvl="8">
      <w:start w:val="1"/>
      <w:numFmt w:val="decimal"/>
      <w:lvlText w:val="%1.%2.%3.%4.%5.%6.%7.%8.%9."/>
      <w:lvlJc w:val="left"/>
      <w:pPr>
        <w:ind w:left="6968" w:hanging="357"/>
      </w:pPr>
    </w:lvl>
  </w:abstractNum>
  <w:abstractNum w:abstractNumId="8" w15:restartNumberingAfterBreak="0">
    <w:nsid w:val="259B592D"/>
    <w:multiLevelType w:val="multilevel"/>
    <w:tmpl w:val="259B592D"/>
    <w:lvl w:ilvl="0">
      <w:start w:val="1"/>
      <w:numFmt w:val="bullet"/>
      <w:pStyle w:val="11"/>
      <w:lvlText w:val=""/>
      <w:lvlJc w:val="left"/>
      <w:pPr>
        <w:tabs>
          <w:tab w:val="left" w:pos="1134"/>
        </w:tabs>
        <w:ind w:left="1134" w:hanging="4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53BA9"/>
    <w:multiLevelType w:val="multilevel"/>
    <w:tmpl w:val="2506D71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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63A49"/>
    <w:multiLevelType w:val="multilevel"/>
    <w:tmpl w:val="2A763A4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C60D3"/>
    <w:multiLevelType w:val="multilevel"/>
    <w:tmpl w:val="341C60D3"/>
    <w:lvl w:ilvl="0">
      <w:start w:val="1"/>
      <w:numFmt w:val="bullet"/>
      <w:pStyle w:val="---3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C518E"/>
    <w:multiLevelType w:val="multilevel"/>
    <w:tmpl w:val="3F6C518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9B3A6C"/>
    <w:multiLevelType w:val="multilevel"/>
    <w:tmpl w:val="44A86A00"/>
    <w:lvl w:ilvl="0">
      <w:start w:val="1"/>
      <w:numFmt w:val="bullet"/>
      <w:pStyle w:val="--"/>
      <w:lvlText w:val=""/>
      <w:lvlJc w:val="left"/>
      <w:pPr>
        <w:ind w:left="1208" w:hanging="357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left" w:pos="1571"/>
        </w:tabs>
        <w:ind w:left="1928" w:hanging="357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ind w:left="2517" w:hanging="357"/>
      </w:pPr>
      <w:rPr>
        <w:rFonts w:ascii="Symbol" w:hAnsi="Symbol" w:cs="Symbol" w:hint="default"/>
      </w:rPr>
    </w:lvl>
    <w:lvl w:ilvl="3">
      <w:start w:val="1"/>
      <w:numFmt w:val="decimal"/>
      <w:lvlText w:val="%1.%2.%3.%4."/>
      <w:lvlJc w:val="left"/>
      <w:pPr>
        <w:ind w:left="3368" w:hanging="357"/>
      </w:pPr>
    </w:lvl>
    <w:lvl w:ilvl="4">
      <w:start w:val="1"/>
      <w:numFmt w:val="decimal"/>
      <w:lvlText w:val="%1.%2.%3.%4.%5."/>
      <w:lvlJc w:val="left"/>
      <w:pPr>
        <w:ind w:left="4088" w:hanging="357"/>
      </w:pPr>
    </w:lvl>
    <w:lvl w:ilvl="5">
      <w:start w:val="1"/>
      <w:numFmt w:val="decimal"/>
      <w:lvlText w:val="%1.%2.%3.%4.%5.%6."/>
      <w:lvlJc w:val="left"/>
      <w:pPr>
        <w:ind w:left="4808" w:hanging="357"/>
      </w:pPr>
    </w:lvl>
    <w:lvl w:ilvl="6">
      <w:start w:val="1"/>
      <w:numFmt w:val="decimal"/>
      <w:lvlText w:val="%1.%2.%3.%4.%5.%6.%7."/>
      <w:lvlJc w:val="left"/>
      <w:pPr>
        <w:ind w:left="5528" w:hanging="357"/>
      </w:pPr>
    </w:lvl>
    <w:lvl w:ilvl="7">
      <w:start w:val="1"/>
      <w:numFmt w:val="decimal"/>
      <w:lvlText w:val="%1.%2.%3.%4.%5.%6.%7.%8."/>
      <w:lvlJc w:val="left"/>
      <w:pPr>
        <w:ind w:left="6248" w:hanging="357"/>
      </w:pPr>
    </w:lvl>
    <w:lvl w:ilvl="8">
      <w:start w:val="1"/>
      <w:numFmt w:val="decimal"/>
      <w:lvlText w:val="%1.%2.%3.%4.%5.%6.%7.%8.%9."/>
      <w:lvlJc w:val="left"/>
      <w:pPr>
        <w:ind w:left="6968" w:hanging="357"/>
      </w:pPr>
    </w:lvl>
  </w:abstractNum>
  <w:abstractNum w:abstractNumId="14" w15:restartNumberingAfterBreak="0">
    <w:nsid w:val="4CC274F7"/>
    <w:multiLevelType w:val="multilevel"/>
    <w:tmpl w:val="2A8211CC"/>
    <w:lvl w:ilvl="0">
      <w:start w:val="1"/>
      <w:numFmt w:val="bullet"/>
      <w:pStyle w:val="30"/>
      <w:lvlText w:val=""/>
      <w:lvlJc w:val="left"/>
      <w:pPr>
        <w:ind w:left="2705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3425" w:hanging="360"/>
      </w:pPr>
      <w:rPr>
        <w:rFonts w:ascii="Symbol" w:hAnsi="Symbol" w:hint="default"/>
      </w:rPr>
    </w:lvl>
    <w:lvl w:ilvl="2">
      <w:start w:val="1"/>
      <w:numFmt w:val="bullet"/>
      <w:pStyle w:val="31"/>
      <w:lvlText w:val=""/>
      <w:lvlJc w:val="left"/>
      <w:pPr>
        <w:ind w:left="4145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5" w15:restartNumberingAfterBreak="0">
    <w:nsid w:val="52C05FE1"/>
    <w:multiLevelType w:val="hybridMultilevel"/>
    <w:tmpl w:val="0DEA3F80"/>
    <w:lvl w:ilvl="0" w:tplc="F424AB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720341"/>
    <w:multiLevelType w:val="multilevel"/>
    <w:tmpl w:val="5A720341"/>
    <w:lvl w:ilvl="0">
      <w:start w:val="1"/>
      <w:numFmt w:val="decimal"/>
      <w:pStyle w:val="-1"/>
      <w:lvlText w:val="%1"/>
      <w:lvlJc w:val="left"/>
      <w:pPr>
        <w:ind w:left="1134" w:hanging="425"/>
      </w:pPr>
    </w:lvl>
    <w:lvl w:ilvl="1">
      <w:start w:val="1"/>
      <w:numFmt w:val="decimal"/>
      <w:pStyle w:val="-2"/>
      <w:lvlText w:val="%1.%2"/>
      <w:lvlJc w:val="left"/>
      <w:pPr>
        <w:ind w:left="1134" w:hanging="425"/>
      </w:pPr>
      <w:rPr>
        <w:i w:val="0"/>
      </w:rPr>
    </w:lvl>
    <w:lvl w:ilvl="2">
      <w:start w:val="1"/>
      <w:numFmt w:val="decimal"/>
      <w:pStyle w:val="-3"/>
      <w:lvlText w:val="%1.%2.%3"/>
      <w:lvlJc w:val="left"/>
      <w:pPr>
        <w:ind w:left="1134" w:hanging="425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-4"/>
      <w:lvlText w:val="%1.%2.%3.%4"/>
      <w:lvlJc w:val="left"/>
      <w:pPr>
        <w:ind w:left="1134" w:hanging="425"/>
      </w:pPr>
    </w:lvl>
    <w:lvl w:ilvl="4">
      <w:start w:val="1"/>
      <w:numFmt w:val="decimal"/>
      <w:pStyle w:val="-5"/>
      <w:lvlText w:val="%1.%2.%3.%4.%5"/>
      <w:lvlJc w:val="left"/>
      <w:pPr>
        <w:ind w:left="1008" w:hanging="1008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34C172C"/>
    <w:multiLevelType w:val="multilevel"/>
    <w:tmpl w:val="B79EBED6"/>
    <w:lvl w:ilvl="0">
      <w:start w:val="1"/>
      <w:numFmt w:val="decimal"/>
      <w:pStyle w:val="12"/>
      <w:lvlText w:val="%1"/>
      <w:lvlJc w:val="left"/>
      <w:pPr>
        <w:ind w:left="1134" w:hanging="425"/>
      </w:pPr>
      <w:rPr>
        <w:rFonts w:hint="default"/>
        <w:sz w:val="28"/>
        <w:szCs w:val="28"/>
      </w:rPr>
    </w:lvl>
    <w:lvl w:ilvl="1">
      <w:start w:val="1"/>
      <w:numFmt w:val="decimal"/>
      <w:pStyle w:val="22"/>
      <w:lvlText w:val="%1.%2"/>
      <w:lvlJc w:val="left"/>
      <w:pPr>
        <w:ind w:left="709" w:firstLine="0"/>
      </w:pPr>
      <w:rPr>
        <w:rFonts w:hint="default"/>
        <w:sz w:val="28"/>
        <w:szCs w:val="28"/>
      </w:rPr>
    </w:lvl>
    <w:lvl w:ilvl="2">
      <w:start w:val="1"/>
      <w:numFmt w:val="decimal"/>
      <w:pStyle w:val="32"/>
      <w:lvlText w:val="%1.%2.%3"/>
      <w:lvlJc w:val="left"/>
      <w:pPr>
        <w:ind w:left="1997" w:hanging="7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6AAD470B"/>
    <w:multiLevelType w:val="multilevel"/>
    <w:tmpl w:val="6AAD470B"/>
    <w:lvl w:ilvl="0">
      <w:start w:val="1"/>
      <w:numFmt w:val="russianUpper"/>
      <w:pStyle w:val="a"/>
      <w:suff w:val="space"/>
      <w:lvlText w:val="Приложение %1."/>
      <w:lvlJc w:val="left"/>
      <w:pPr>
        <w:ind w:left="710" w:firstLine="0"/>
      </w:pPr>
      <w:rPr>
        <w:rFonts w:ascii="Times New Roman" w:hAnsi="Times New Roman" w:cs="Times New Roman" w:hint="default"/>
        <w:b/>
        <w:caps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pStyle w:val="13"/>
      <w:lvlText w:val="%1.%2"/>
      <w:lvlJc w:val="left"/>
      <w:pPr>
        <w:tabs>
          <w:tab w:val="left" w:pos="1277"/>
        </w:tabs>
        <w:ind w:left="1277" w:hanging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110"/>
      <w:lvlText w:val="%1.%2.%3."/>
      <w:lvlJc w:val="left"/>
      <w:pPr>
        <w:tabs>
          <w:tab w:val="left" w:pos="2128"/>
        </w:tabs>
        <w:ind w:left="2128" w:hanging="850"/>
      </w:pPr>
      <w:rPr>
        <w:rFonts w:hint="default"/>
      </w:rPr>
    </w:lvl>
    <w:lvl w:ilvl="3">
      <w:start w:val="1"/>
      <w:numFmt w:val="decimal"/>
      <w:pStyle w:val="111"/>
      <w:lvlText w:val="%1.%2.%3.%4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710"/>
        </w:tabs>
        <w:ind w:left="710" w:firstLine="0"/>
      </w:pPr>
      <w:rPr>
        <w:rFonts w:hint="default"/>
      </w:rPr>
    </w:lvl>
  </w:abstractNum>
  <w:abstractNum w:abstractNumId="19" w15:restartNumberingAfterBreak="0">
    <w:nsid w:val="6C8B53DC"/>
    <w:multiLevelType w:val="multilevel"/>
    <w:tmpl w:val="3C18C06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33315"/>
    <w:multiLevelType w:val="hybridMultilevel"/>
    <w:tmpl w:val="CF34A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B2BFA"/>
    <w:multiLevelType w:val="multilevel"/>
    <w:tmpl w:val="722B2BFA"/>
    <w:lvl w:ilvl="0">
      <w:start w:val="1"/>
      <w:numFmt w:val="bullet"/>
      <w:pStyle w:val="14"/>
      <w:lvlText w:val=""/>
      <w:lvlJc w:val="left"/>
      <w:pPr>
        <w:ind w:left="25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2" w15:restartNumberingAfterBreak="0">
    <w:nsid w:val="74344C94"/>
    <w:multiLevelType w:val="multilevel"/>
    <w:tmpl w:val="74344C94"/>
    <w:lvl w:ilvl="0">
      <w:start w:val="1"/>
      <w:numFmt w:val="russianUpper"/>
      <w:pStyle w:val="a0"/>
      <w:lvlText w:val="Приложение 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pStyle w:val="15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95B623D"/>
    <w:multiLevelType w:val="singleLevel"/>
    <w:tmpl w:val="795B623D"/>
    <w:lvl w:ilvl="0">
      <w:start w:val="1"/>
      <w:numFmt w:val="bullet"/>
      <w:pStyle w:val="16"/>
      <w:lvlText w:val=""/>
      <w:lvlJc w:val="left"/>
      <w:pPr>
        <w:tabs>
          <w:tab w:val="left" w:pos="1381"/>
        </w:tabs>
        <w:ind w:left="567" w:firstLine="454"/>
      </w:pPr>
      <w:rPr>
        <w:rFonts w:ascii="Symbol" w:hAnsi="Symbol" w:hint="default"/>
      </w:rPr>
    </w:lvl>
  </w:abstractNum>
  <w:num w:numId="1">
    <w:abstractNumId w:val="17"/>
  </w:num>
  <w:num w:numId="2">
    <w:abstractNumId w:val="8"/>
  </w:num>
  <w:num w:numId="3">
    <w:abstractNumId w:val="1"/>
  </w:num>
  <w:num w:numId="4">
    <w:abstractNumId w:val="7"/>
  </w:num>
  <w:num w:numId="5">
    <w:abstractNumId w:val="14"/>
  </w:num>
  <w:num w:numId="6">
    <w:abstractNumId w:val="4"/>
  </w:num>
  <w:num w:numId="7">
    <w:abstractNumId w:val="11"/>
  </w:num>
  <w:num w:numId="8">
    <w:abstractNumId w:val="3"/>
  </w:num>
  <w:num w:numId="9">
    <w:abstractNumId w:val="13"/>
  </w:num>
  <w:num w:numId="10">
    <w:abstractNumId w:val="5"/>
  </w:num>
  <w:num w:numId="11">
    <w:abstractNumId w:val="22"/>
  </w:num>
  <w:num w:numId="12">
    <w:abstractNumId w:val="23"/>
  </w:num>
  <w:num w:numId="13">
    <w:abstractNumId w:val="18"/>
  </w:num>
  <w:num w:numId="14">
    <w:abstractNumId w:val="6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1"/>
  </w:num>
  <w:num w:numId="17">
    <w:abstractNumId w:val="2"/>
  </w:num>
  <w:num w:numId="18">
    <w:abstractNumId w:val="10"/>
  </w:num>
  <w:num w:numId="19">
    <w:abstractNumId w:val="12"/>
  </w:num>
  <w:num w:numId="20">
    <w:abstractNumId w:val="20"/>
  </w:num>
  <w:num w:numId="21">
    <w:abstractNumId w:val="3"/>
  </w:num>
  <w:num w:numId="22">
    <w:abstractNumId w:val="4"/>
  </w:num>
  <w:num w:numId="23">
    <w:abstractNumId w:val="4"/>
  </w:num>
  <w:num w:numId="24">
    <w:abstractNumId w:val="19"/>
  </w:num>
  <w:num w:numId="2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 w:numId="27">
    <w:abstractNumId w:val="15"/>
  </w:num>
  <w:num w:numId="28">
    <w:abstractNumId w:val="4"/>
  </w:num>
  <w:num w:numId="29">
    <w:abstractNumId w:val="4"/>
  </w:num>
  <w:num w:numId="30">
    <w:abstractNumId w:val="17"/>
  </w:num>
  <w:num w:numId="31">
    <w:abstractNumId w:val="17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F75"/>
    <w:rsid w:val="00001697"/>
    <w:rsid w:val="0000211B"/>
    <w:rsid w:val="000027C5"/>
    <w:rsid w:val="00002BA6"/>
    <w:rsid w:val="00003D57"/>
    <w:rsid w:val="00007442"/>
    <w:rsid w:val="00012E8C"/>
    <w:rsid w:val="0001362F"/>
    <w:rsid w:val="00014907"/>
    <w:rsid w:val="000160EE"/>
    <w:rsid w:val="000165D4"/>
    <w:rsid w:val="0001691F"/>
    <w:rsid w:val="000206D6"/>
    <w:rsid w:val="000225CE"/>
    <w:rsid w:val="000234A5"/>
    <w:rsid w:val="00035F04"/>
    <w:rsid w:val="0003682D"/>
    <w:rsid w:val="00041181"/>
    <w:rsid w:val="00051FFD"/>
    <w:rsid w:val="00061879"/>
    <w:rsid w:val="00061FFA"/>
    <w:rsid w:val="00062D0A"/>
    <w:rsid w:val="00064E8E"/>
    <w:rsid w:val="00065489"/>
    <w:rsid w:val="0006633E"/>
    <w:rsid w:val="000666CB"/>
    <w:rsid w:val="0006737B"/>
    <w:rsid w:val="000703DE"/>
    <w:rsid w:val="00073EF8"/>
    <w:rsid w:val="00074B81"/>
    <w:rsid w:val="00080C5B"/>
    <w:rsid w:val="00083517"/>
    <w:rsid w:val="000844DF"/>
    <w:rsid w:val="000846BB"/>
    <w:rsid w:val="00086757"/>
    <w:rsid w:val="00086894"/>
    <w:rsid w:val="00086ABF"/>
    <w:rsid w:val="000877CB"/>
    <w:rsid w:val="0009144C"/>
    <w:rsid w:val="00094363"/>
    <w:rsid w:val="00094641"/>
    <w:rsid w:val="00097660"/>
    <w:rsid w:val="00097FA6"/>
    <w:rsid w:val="000A0552"/>
    <w:rsid w:val="000A069D"/>
    <w:rsid w:val="000A0EF7"/>
    <w:rsid w:val="000A3AAE"/>
    <w:rsid w:val="000A3C82"/>
    <w:rsid w:val="000A48BF"/>
    <w:rsid w:val="000B0148"/>
    <w:rsid w:val="000B0CC3"/>
    <w:rsid w:val="000B18FF"/>
    <w:rsid w:val="000B1BC5"/>
    <w:rsid w:val="000C0B32"/>
    <w:rsid w:val="000C27B4"/>
    <w:rsid w:val="000C3827"/>
    <w:rsid w:val="000C4C1E"/>
    <w:rsid w:val="000C5024"/>
    <w:rsid w:val="000C6B13"/>
    <w:rsid w:val="000C6C6B"/>
    <w:rsid w:val="000D31BA"/>
    <w:rsid w:val="000D37E9"/>
    <w:rsid w:val="000D63E5"/>
    <w:rsid w:val="000D7098"/>
    <w:rsid w:val="000D7AF5"/>
    <w:rsid w:val="000E3B55"/>
    <w:rsid w:val="000E4DB0"/>
    <w:rsid w:val="000F1C98"/>
    <w:rsid w:val="000F62BD"/>
    <w:rsid w:val="000F76AD"/>
    <w:rsid w:val="00100541"/>
    <w:rsid w:val="00100BBD"/>
    <w:rsid w:val="00102B59"/>
    <w:rsid w:val="00103569"/>
    <w:rsid w:val="00103D06"/>
    <w:rsid w:val="00106E6C"/>
    <w:rsid w:val="00107667"/>
    <w:rsid w:val="00110481"/>
    <w:rsid w:val="00110511"/>
    <w:rsid w:val="0011136F"/>
    <w:rsid w:val="00111494"/>
    <w:rsid w:val="00111AAE"/>
    <w:rsid w:val="00111E68"/>
    <w:rsid w:val="00116F6B"/>
    <w:rsid w:val="00117521"/>
    <w:rsid w:val="001212BD"/>
    <w:rsid w:val="0012455B"/>
    <w:rsid w:val="0012520A"/>
    <w:rsid w:val="00125D73"/>
    <w:rsid w:val="0012743A"/>
    <w:rsid w:val="00127F9E"/>
    <w:rsid w:val="0013024A"/>
    <w:rsid w:val="001319A6"/>
    <w:rsid w:val="00132295"/>
    <w:rsid w:val="001343AB"/>
    <w:rsid w:val="0013454E"/>
    <w:rsid w:val="001348DA"/>
    <w:rsid w:val="001368D0"/>
    <w:rsid w:val="00140A88"/>
    <w:rsid w:val="00141C1E"/>
    <w:rsid w:val="00141D42"/>
    <w:rsid w:val="0014263F"/>
    <w:rsid w:val="00143487"/>
    <w:rsid w:val="001477B2"/>
    <w:rsid w:val="00152B7A"/>
    <w:rsid w:val="0015403B"/>
    <w:rsid w:val="00154D2B"/>
    <w:rsid w:val="0015601E"/>
    <w:rsid w:val="00156D43"/>
    <w:rsid w:val="001639BC"/>
    <w:rsid w:val="00166B84"/>
    <w:rsid w:val="0016743B"/>
    <w:rsid w:val="00172339"/>
    <w:rsid w:val="00176FF9"/>
    <w:rsid w:val="00186C85"/>
    <w:rsid w:val="001873C2"/>
    <w:rsid w:val="001915CF"/>
    <w:rsid w:val="001915F1"/>
    <w:rsid w:val="00195EEA"/>
    <w:rsid w:val="001960D9"/>
    <w:rsid w:val="001A3B0D"/>
    <w:rsid w:val="001A6FA6"/>
    <w:rsid w:val="001A7AA6"/>
    <w:rsid w:val="001B133A"/>
    <w:rsid w:val="001B418E"/>
    <w:rsid w:val="001B509E"/>
    <w:rsid w:val="001B6C1A"/>
    <w:rsid w:val="001C0431"/>
    <w:rsid w:val="001C2F75"/>
    <w:rsid w:val="001C30FE"/>
    <w:rsid w:val="001C428F"/>
    <w:rsid w:val="001C42F2"/>
    <w:rsid w:val="001C5713"/>
    <w:rsid w:val="001D0807"/>
    <w:rsid w:val="001D4B8D"/>
    <w:rsid w:val="001D5D44"/>
    <w:rsid w:val="001D6DF1"/>
    <w:rsid w:val="001D7749"/>
    <w:rsid w:val="001E0CD7"/>
    <w:rsid w:val="001E198E"/>
    <w:rsid w:val="001E3B11"/>
    <w:rsid w:val="001E3BBE"/>
    <w:rsid w:val="001E760D"/>
    <w:rsid w:val="001F07C2"/>
    <w:rsid w:val="001F0E47"/>
    <w:rsid w:val="001F2765"/>
    <w:rsid w:val="001F39E3"/>
    <w:rsid w:val="0020068A"/>
    <w:rsid w:val="00205C9F"/>
    <w:rsid w:val="00206FBB"/>
    <w:rsid w:val="00210745"/>
    <w:rsid w:val="00210B40"/>
    <w:rsid w:val="00212526"/>
    <w:rsid w:val="00212F75"/>
    <w:rsid w:val="002137D2"/>
    <w:rsid w:val="00214616"/>
    <w:rsid w:val="0021662B"/>
    <w:rsid w:val="00221902"/>
    <w:rsid w:val="00223829"/>
    <w:rsid w:val="00224A12"/>
    <w:rsid w:val="00226AB7"/>
    <w:rsid w:val="002270C7"/>
    <w:rsid w:val="00230AFB"/>
    <w:rsid w:val="00231252"/>
    <w:rsid w:val="002325B7"/>
    <w:rsid w:val="0023663B"/>
    <w:rsid w:val="0024120F"/>
    <w:rsid w:val="00245E7C"/>
    <w:rsid w:val="0024676C"/>
    <w:rsid w:val="00246F55"/>
    <w:rsid w:val="00253831"/>
    <w:rsid w:val="00253A51"/>
    <w:rsid w:val="002547ED"/>
    <w:rsid w:val="00255A08"/>
    <w:rsid w:val="00257C54"/>
    <w:rsid w:val="0026164A"/>
    <w:rsid w:val="00263272"/>
    <w:rsid w:val="00264E08"/>
    <w:rsid w:val="002666C4"/>
    <w:rsid w:val="002739E7"/>
    <w:rsid w:val="002756E2"/>
    <w:rsid w:val="00277D96"/>
    <w:rsid w:val="00277F7C"/>
    <w:rsid w:val="002833CC"/>
    <w:rsid w:val="00283B78"/>
    <w:rsid w:val="00286644"/>
    <w:rsid w:val="002908DF"/>
    <w:rsid w:val="00292286"/>
    <w:rsid w:val="002A2199"/>
    <w:rsid w:val="002A3065"/>
    <w:rsid w:val="002A38B8"/>
    <w:rsid w:val="002A3E65"/>
    <w:rsid w:val="002A5BB2"/>
    <w:rsid w:val="002C536E"/>
    <w:rsid w:val="002D1282"/>
    <w:rsid w:val="002D5548"/>
    <w:rsid w:val="002D64D6"/>
    <w:rsid w:val="002D6C92"/>
    <w:rsid w:val="002D73A2"/>
    <w:rsid w:val="002E4200"/>
    <w:rsid w:val="002E5A24"/>
    <w:rsid w:val="002E5E91"/>
    <w:rsid w:val="002F128F"/>
    <w:rsid w:val="002F3BDB"/>
    <w:rsid w:val="002F3D5D"/>
    <w:rsid w:val="002F5AAE"/>
    <w:rsid w:val="003013D8"/>
    <w:rsid w:val="00301BB7"/>
    <w:rsid w:val="00303FD5"/>
    <w:rsid w:val="00304E95"/>
    <w:rsid w:val="00305B8F"/>
    <w:rsid w:val="00310440"/>
    <w:rsid w:val="0031387F"/>
    <w:rsid w:val="00317035"/>
    <w:rsid w:val="00325D1F"/>
    <w:rsid w:val="00326C86"/>
    <w:rsid w:val="0033151A"/>
    <w:rsid w:val="00332209"/>
    <w:rsid w:val="0033636C"/>
    <w:rsid w:val="00337025"/>
    <w:rsid w:val="003379E5"/>
    <w:rsid w:val="00341788"/>
    <w:rsid w:val="00343E97"/>
    <w:rsid w:val="0034481C"/>
    <w:rsid w:val="003450F0"/>
    <w:rsid w:val="003457A5"/>
    <w:rsid w:val="003532A1"/>
    <w:rsid w:val="00353AC3"/>
    <w:rsid w:val="003568B1"/>
    <w:rsid w:val="00360D21"/>
    <w:rsid w:val="00362B63"/>
    <w:rsid w:val="003645EA"/>
    <w:rsid w:val="0037054B"/>
    <w:rsid w:val="00371B84"/>
    <w:rsid w:val="00372934"/>
    <w:rsid w:val="0037769C"/>
    <w:rsid w:val="003821CB"/>
    <w:rsid w:val="003824B3"/>
    <w:rsid w:val="00382519"/>
    <w:rsid w:val="00383CEB"/>
    <w:rsid w:val="00385430"/>
    <w:rsid w:val="00385BD7"/>
    <w:rsid w:val="00386E07"/>
    <w:rsid w:val="00387497"/>
    <w:rsid w:val="00387FDA"/>
    <w:rsid w:val="0039120D"/>
    <w:rsid w:val="00391C56"/>
    <w:rsid w:val="003942E5"/>
    <w:rsid w:val="0039462E"/>
    <w:rsid w:val="00395A5E"/>
    <w:rsid w:val="00395FB7"/>
    <w:rsid w:val="003A1299"/>
    <w:rsid w:val="003A129D"/>
    <w:rsid w:val="003A422E"/>
    <w:rsid w:val="003A7A5A"/>
    <w:rsid w:val="003B0B50"/>
    <w:rsid w:val="003B1213"/>
    <w:rsid w:val="003B33FC"/>
    <w:rsid w:val="003B34F3"/>
    <w:rsid w:val="003B4401"/>
    <w:rsid w:val="003B589C"/>
    <w:rsid w:val="003C1880"/>
    <w:rsid w:val="003C1CE9"/>
    <w:rsid w:val="003C65C1"/>
    <w:rsid w:val="003D270F"/>
    <w:rsid w:val="003D44CB"/>
    <w:rsid w:val="003D7A1F"/>
    <w:rsid w:val="003E0372"/>
    <w:rsid w:val="003E06C8"/>
    <w:rsid w:val="003E12EC"/>
    <w:rsid w:val="003E1402"/>
    <w:rsid w:val="003E635F"/>
    <w:rsid w:val="003F1C80"/>
    <w:rsid w:val="003F39D4"/>
    <w:rsid w:val="0040076D"/>
    <w:rsid w:val="00402155"/>
    <w:rsid w:val="00403105"/>
    <w:rsid w:val="004045F0"/>
    <w:rsid w:val="00410280"/>
    <w:rsid w:val="00410415"/>
    <w:rsid w:val="00411B4E"/>
    <w:rsid w:val="00417A3F"/>
    <w:rsid w:val="00420135"/>
    <w:rsid w:val="00422595"/>
    <w:rsid w:val="00422E23"/>
    <w:rsid w:val="004230B2"/>
    <w:rsid w:val="00423F9F"/>
    <w:rsid w:val="004269D6"/>
    <w:rsid w:val="004277BC"/>
    <w:rsid w:val="00430D9F"/>
    <w:rsid w:val="00433255"/>
    <w:rsid w:val="00435E29"/>
    <w:rsid w:val="00443639"/>
    <w:rsid w:val="0044667E"/>
    <w:rsid w:val="004510CC"/>
    <w:rsid w:val="00456B7D"/>
    <w:rsid w:val="00457E12"/>
    <w:rsid w:val="00462D4D"/>
    <w:rsid w:val="00465F32"/>
    <w:rsid w:val="00467D9B"/>
    <w:rsid w:val="004735C0"/>
    <w:rsid w:val="00473FDC"/>
    <w:rsid w:val="004769BD"/>
    <w:rsid w:val="004800C9"/>
    <w:rsid w:val="004854CC"/>
    <w:rsid w:val="00486F15"/>
    <w:rsid w:val="00487368"/>
    <w:rsid w:val="0048791A"/>
    <w:rsid w:val="00490008"/>
    <w:rsid w:val="004A51DC"/>
    <w:rsid w:val="004A5650"/>
    <w:rsid w:val="004A7225"/>
    <w:rsid w:val="004A7E35"/>
    <w:rsid w:val="004B074A"/>
    <w:rsid w:val="004B1275"/>
    <w:rsid w:val="004B4CD1"/>
    <w:rsid w:val="004B71B1"/>
    <w:rsid w:val="004C36AF"/>
    <w:rsid w:val="004D4FDC"/>
    <w:rsid w:val="004D7E54"/>
    <w:rsid w:val="004E1C07"/>
    <w:rsid w:val="004E2224"/>
    <w:rsid w:val="004E469C"/>
    <w:rsid w:val="004E5285"/>
    <w:rsid w:val="004E70D7"/>
    <w:rsid w:val="004F2392"/>
    <w:rsid w:val="00500E0C"/>
    <w:rsid w:val="00502238"/>
    <w:rsid w:val="00502450"/>
    <w:rsid w:val="00504AA8"/>
    <w:rsid w:val="00510921"/>
    <w:rsid w:val="00510999"/>
    <w:rsid w:val="00511437"/>
    <w:rsid w:val="0051226E"/>
    <w:rsid w:val="00515EBA"/>
    <w:rsid w:val="00522976"/>
    <w:rsid w:val="005233B3"/>
    <w:rsid w:val="00524F4B"/>
    <w:rsid w:val="00526C07"/>
    <w:rsid w:val="0052763C"/>
    <w:rsid w:val="005279A7"/>
    <w:rsid w:val="00530852"/>
    <w:rsid w:val="005400F8"/>
    <w:rsid w:val="0054154C"/>
    <w:rsid w:val="00542263"/>
    <w:rsid w:val="005442F1"/>
    <w:rsid w:val="00544C6A"/>
    <w:rsid w:val="0054691A"/>
    <w:rsid w:val="0055580D"/>
    <w:rsid w:val="005564C0"/>
    <w:rsid w:val="00556772"/>
    <w:rsid w:val="00561317"/>
    <w:rsid w:val="00563462"/>
    <w:rsid w:val="0056544F"/>
    <w:rsid w:val="00570B95"/>
    <w:rsid w:val="005715F0"/>
    <w:rsid w:val="00573E55"/>
    <w:rsid w:val="00574422"/>
    <w:rsid w:val="00575B9B"/>
    <w:rsid w:val="00576CF8"/>
    <w:rsid w:val="0058078B"/>
    <w:rsid w:val="00581078"/>
    <w:rsid w:val="00593267"/>
    <w:rsid w:val="0059367E"/>
    <w:rsid w:val="005941E6"/>
    <w:rsid w:val="00594DC1"/>
    <w:rsid w:val="005A1D3F"/>
    <w:rsid w:val="005B1761"/>
    <w:rsid w:val="005B28A8"/>
    <w:rsid w:val="005B595B"/>
    <w:rsid w:val="005C1B39"/>
    <w:rsid w:val="005C2B6A"/>
    <w:rsid w:val="005C3E44"/>
    <w:rsid w:val="005C4782"/>
    <w:rsid w:val="005C57A6"/>
    <w:rsid w:val="005D109C"/>
    <w:rsid w:val="005D248D"/>
    <w:rsid w:val="005D46B6"/>
    <w:rsid w:val="005D4D0B"/>
    <w:rsid w:val="005D5267"/>
    <w:rsid w:val="005E061E"/>
    <w:rsid w:val="005E0EB2"/>
    <w:rsid w:val="005E1294"/>
    <w:rsid w:val="005E438A"/>
    <w:rsid w:val="005E46CA"/>
    <w:rsid w:val="005E4804"/>
    <w:rsid w:val="005E5AB3"/>
    <w:rsid w:val="005E5C11"/>
    <w:rsid w:val="005F0B94"/>
    <w:rsid w:val="005F2F58"/>
    <w:rsid w:val="005F47F7"/>
    <w:rsid w:val="005F4E68"/>
    <w:rsid w:val="005F5B25"/>
    <w:rsid w:val="005F6600"/>
    <w:rsid w:val="006060F9"/>
    <w:rsid w:val="00611752"/>
    <w:rsid w:val="0061722E"/>
    <w:rsid w:val="006214A8"/>
    <w:rsid w:val="00626401"/>
    <w:rsid w:val="006344A5"/>
    <w:rsid w:val="006372BF"/>
    <w:rsid w:val="006379CA"/>
    <w:rsid w:val="006404D1"/>
    <w:rsid w:val="00644A65"/>
    <w:rsid w:val="0065057F"/>
    <w:rsid w:val="0065063A"/>
    <w:rsid w:val="00650FA4"/>
    <w:rsid w:val="006529BD"/>
    <w:rsid w:val="00652B95"/>
    <w:rsid w:val="006533A3"/>
    <w:rsid w:val="006539B8"/>
    <w:rsid w:val="0065528B"/>
    <w:rsid w:val="0065533A"/>
    <w:rsid w:val="00655832"/>
    <w:rsid w:val="006568B9"/>
    <w:rsid w:val="00656A8E"/>
    <w:rsid w:val="00661707"/>
    <w:rsid w:val="00661968"/>
    <w:rsid w:val="00661F20"/>
    <w:rsid w:val="00665159"/>
    <w:rsid w:val="00665342"/>
    <w:rsid w:val="006663C8"/>
    <w:rsid w:val="00671709"/>
    <w:rsid w:val="00673C98"/>
    <w:rsid w:val="00675E59"/>
    <w:rsid w:val="00676802"/>
    <w:rsid w:val="00676A0F"/>
    <w:rsid w:val="0068007A"/>
    <w:rsid w:val="00680724"/>
    <w:rsid w:val="00684399"/>
    <w:rsid w:val="006851A3"/>
    <w:rsid w:val="0068565E"/>
    <w:rsid w:val="00685BD4"/>
    <w:rsid w:val="00686EF2"/>
    <w:rsid w:val="006906C9"/>
    <w:rsid w:val="00693E59"/>
    <w:rsid w:val="00695514"/>
    <w:rsid w:val="006971C4"/>
    <w:rsid w:val="00697632"/>
    <w:rsid w:val="006A0E09"/>
    <w:rsid w:val="006A198A"/>
    <w:rsid w:val="006A1C31"/>
    <w:rsid w:val="006A204A"/>
    <w:rsid w:val="006A371E"/>
    <w:rsid w:val="006A4671"/>
    <w:rsid w:val="006B0CEF"/>
    <w:rsid w:val="006B36F9"/>
    <w:rsid w:val="006B54A1"/>
    <w:rsid w:val="006C2A74"/>
    <w:rsid w:val="006C6BC5"/>
    <w:rsid w:val="006D1511"/>
    <w:rsid w:val="006D2BDE"/>
    <w:rsid w:val="006D2DA3"/>
    <w:rsid w:val="006D2E12"/>
    <w:rsid w:val="006D4262"/>
    <w:rsid w:val="006D4AD3"/>
    <w:rsid w:val="006D5EB3"/>
    <w:rsid w:val="006D6729"/>
    <w:rsid w:val="006E0C8D"/>
    <w:rsid w:val="006E0F93"/>
    <w:rsid w:val="006E19FD"/>
    <w:rsid w:val="006E3C18"/>
    <w:rsid w:val="006E5D0A"/>
    <w:rsid w:val="006E6885"/>
    <w:rsid w:val="006F50F1"/>
    <w:rsid w:val="007017E3"/>
    <w:rsid w:val="00703172"/>
    <w:rsid w:val="00704175"/>
    <w:rsid w:val="0070598A"/>
    <w:rsid w:val="0071154C"/>
    <w:rsid w:val="007124F7"/>
    <w:rsid w:val="00716C6F"/>
    <w:rsid w:val="00720C03"/>
    <w:rsid w:val="0072523B"/>
    <w:rsid w:val="00730C51"/>
    <w:rsid w:val="00731A0D"/>
    <w:rsid w:val="00731AC5"/>
    <w:rsid w:val="0073248E"/>
    <w:rsid w:val="00737D4D"/>
    <w:rsid w:val="00737D64"/>
    <w:rsid w:val="00741444"/>
    <w:rsid w:val="00742793"/>
    <w:rsid w:val="00743F26"/>
    <w:rsid w:val="00744067"/>
    <w:rsid w:val="007456D5"/>
    <w:rsid w:val="007537C4"/>
    <w:rsid w:val="007545E2"/>
    <w:rsid w:val="00757291"/>
    <w:rsid w:val="00757690"/>
    <w:rsid w:val="0076140E"/>
    <w:rsid w:val="007638B1"/>
    <w:rsid w:val="00771164"/>
    <w:rsid w:val="00773729"/>
    <w:rsid w:val="00775A50"/>
    <w:rsid w:val="00775DFA"/>
    <w:rsid w:val="007764D8"/>
    <w:rsid w:val="00777CF0"/>
    <w:rsid w:val="00780F1C"/>
    <w:rsid w:val="00781B58"/>
    <w:rsid w:val="0078509F"/>
    <w:rsid w:val="00785EAF"/>
    <w:rsid w:val="00787515"/>
    <w:rsid w:val="00790859"/>
    <w:rsid w:val="00792CD8"/>
    <w:rsid w:val="007931F1"/>
    <w:rsid w:val="00793B30"/>
    <w:rsid w:val="00793D1A"/>
    <w:rsid w:val="007963D2"/>
    <w:rsid w:val="007A102B"/>
    <w:rsid w:val="007A2645"/>
    <w:rsid w:val="007A30B8"/>
    <w:rsid w:val="007A6116"/>
    <w:rsid w:val="007B2D6F"/>
    <w:rsid w:val="007B2EB9"/>
    <w:rsid w:val="007B3F8F"/>
    <w:rsid w:val="007C1807"/>
    <w:rsid w:val="007C3C4C"/>
    <w:rsid w:val="007C4041"/>
    <w:rsid w:val="007C40C1"/>
    <w:rsid w:val="007C447D"/>
    <w:rsid w:val="007C77D0"/>
    <w:rsid w:val="007D0262"/>
    <w:rsid w:val="007D1485"/>
    <w:rsid w:val="007D2BAF"/>
    <w:rsid w:val="007D3526"/>
    <w:rsid w:val="007D3BC9"/>
    <w:rsid w:val="007D46E9"/>
    <w:rsid w:val="007D7546"/>
    <w:rsid w:val="007D76FD"/>
    <w:rsid w:val="007E165C"/>
    <w:rsid w:val="007E6E6B"/>
    <w:rsid w:val="007E7222"/>
    <w:rsid w:val="007E7D8B"/>
    <w:rsid w:val="007F2DA9"/>
    <w:rsid w:val="007F43A3"/>
    <w:rsid w:val="00800E67"/>
    <w:rsid w:val="00804F0B"/>
    <w:rsid w:val="008058DA"/>
    <w:rsid w:val="00806AC9"/>
    <w:rsid w:val="00807531"/>
    <w:rsid w:val="00810EF0"/>
    <w:rsid w:val="00812A79"/>
    <w:rsid w:val="00813EB9"/>
    <w:rsid w:val="00815203"/>
    <w:rsid w:val="00821159"/>
    <w:rsid w:val="00821D20"/>
    <w:rsid w:val="008249B2"/>
    <w:rsid w:val="008274ED"/>
    <w:rsid w:val="00827F66"/>
    <w:rsid w:val="0083009C"/>
    <w:rsid w:val="00830E3D"/>
    <w:rsid w:val="00831DBD"/>
    <w:rsid w:val="0083273C"/>
    <w:rsid w:val="008337C2"/>
    <w:rsid w:val="008340D5"/>
    <w:rsid w:val="008348DA"/>
    <w:rsid w:val="00836AB4"/>
    <w:rsid w:val="0084397A"/>
    <w:rsid w:val="00850BD7"/>
    <w:rsid w:val="00862F65"/>
    <w:rsid w:val="008642B9"/>
    <w:rsid w:val="0086738B"/>
    <w:rsid w:val="00876015"/>
    <w:rsid w:val="008769D3"/>
    <w:rsid w:val="00877293"/>
    <w:rsid w:val="00877571"/>
    <w:rsid w:val="00880400"/>
    <w:rsid w:val="008807C1"/>
    <w:rsid w:val="0088156F"/>
    <w:rsid w:val="00882387"/>
    <w:rsid w:val="008847D9"/>
    <w:rsid w:val="008855CB"/>
    <w:rsid w:val="00886C3F"/>
    <w:rsid w:val="00886F6D"/>
    <w:rsid w:val="00892DD5"/>
    <w:rsid w:val="00893F8D"/>
    <w:rsid w:val="00893FF2"/>
    <w:rsid w:val="008A1126"/>
    <w:rsid w:val="008A17CF"/>
    <w:rsid w:val="008A46D8"/>
    <w:rsid w:val="008A4BEF"/>
    <w:rsid w:val="008A4DC6"/>
    <w:rsid w:val="008A58D4"/>
    <w:rsid w:val="008A76CE"/>
    <w:rsid w:val="008B0C4F"/>
    <w:rsid w:val="008B1CB9"/>
    <w:rsid w:val="008B23CF"/>
    <w:rsid w:val="008B23F5"/>
    <w:rsid w:val="008B59E2"/>
    <w:rsid w:val="008B7B45"/>
    <w:rsid w:val="008C1CEA"/>
    <w:rsid w:val="008C2792"/>
    <w:rsid w:val="008C4681"/>
    <w:rsid w:val="008D09E3"/>
    <w:rsid w:val="008D0D1C"/>
    <w:rsid w:val="008E5402"/>
    <w:rsid w:val="008E67B7"/>
    <w:rsid w:val="008E6A03"/>
    <w:rsid w:val="008F0E90"/>
    <w:rsid w:val="008F3AC1"/>
    <w:rsid w:val="008F4699"/>
    <w:rsid w:val="008F57E6"/>
    <w:rsid w:val="008F5EA6"/>
    <w:rsid w:val="009004F6"/>
    <w:rsid w:val="00902D62"/>
    <w:rsid w:val="00904360"/>
    <w:rsid w:val="00905523"/>
    <w:rsid w:val="00907C58"/>
    <w:rsid w:val="00912DB3"/>
    <w:rsid w:val="00912FB0"/>
    <w:rsid w:val="00913FF4"/>
    <w:rsid w:val="009166DC"/>
    <w:rsid w:val="00917B19"/>
    <w:rsid w:val="00921260"/>
    <w:rsid w:val="00921678"/>
    <w:rsid w:val="00927E35"/>
    <w:rsid w:val="00931DDA"/>
    <w:rsid w:val="00936071"/>
    <w:rsid w:val="0094163C"/>
    <w:rsid w:val="00943E1E"/>
    <w:rsid w:val="009441CB"/>
    <w:rsid w:val="009453C1"/>
    <w:rsid w:val="00945488"/>
    <w:rsid w:val="00946810"/>
    <w:rsid w:val="00953144"/>
    <w:rsid w:val="0095376A"/>
    <w:rsid w:val="00954477"/>
    <w:rsid w:val="00956E6A"/>
    <w:rsid w:val="00957C0C"/>
    <w:rsid w:val="00957ECA"/>
    <w:rsid w:val="00960079"/>
    <w:rsid w:val="00963832"/>
    <w:rsid w:val="00963C0C"/>
    <w:rsid w:val="00963E31"/>
    <w:rsid w:val="00966822"/>
    <w:rsid w:val="0097156C"/>
    <w:rsid w:val="00972288"/>
    <w:rsid w:val="00972814"/>
    <w:rsid w:val="00973993"/>
    <w:rsid w:val="0097420D"/>
    <w:rsid w:val="00976FF3"/>
    <w:rsid w:val="009804DE"/>
    <w:rsid w:val="00981D99"/>
    <w:rsid w:val="00984606"/>
    <w:rsid w:val="009849C1"/>
    <w:rsid w:val="0098511E"/>
    <w:rsid w:val="0099015F"/>
    <w:rsid w:val="0099294D"/>
    <w:rsid w:val="00994F29"/>
    <w:rsid w:val="00995017"/>
    <w:rsid w:val="00995FFC"/>
    <w:rsid w:val="009A3323"/>
    <w:rsid w:val="009A576E"/>
    <w:rsid w:val="009A6D30"/>
    <w:rsid w:val="009A752D"/>
    <w:rsid w:val="009A78F3"/>
    <w:rsid w:val="009B0E0D"/>
    <w:rsid w:val="009B1ADC"/>
    <w:rsid w:val="009B20D8"/>
    <w:rsid w:val="009B2939"/>
    <w:rsid w:val="009B4787"/>
    <w:rsid w:val="009B47EA"/>
    <w:rsid w:val="009B6F1F"/>
    <w:rsid w:val="009B7454"/>
    <w:rsid w:val="009C081A"/>
    <w:rsid w:val="009C10B3"/>
    <w:rsid w:val="009C2E40"/>
    <w:rsid w:val="009C4055"/>
    <w:rsid w:val="009C60C0"/>
    <w:rsid w:val="009C7B8A"/>
    <w:rsid w:val="009D080C"/>
    <w:rsid w:val="009D0938"/>
    <w:rsid w:val="009D1738"/>
    <w:rsid w:val="009D1999"/>
    <w:rsid w:val="009D2A7C"/>
    <w:rsid w:val="009D56A2"/>
    <w:rsid w:val="009D581D"/>
    <w:rsid w:val="009D6DDB"/>
    <w:rsid w:val="009D71AB"/>
    <w:rsid w:val="009E0BA8"/>
    <w:rsid w:val="009E206C"/>
    <w:rsid w:val="009E3219"/>
    <w:rsid w:val="009E3865"/>
    <w:rsid w:val="009E406C"/>
    <w:rsid w:val="009E5C4F"/>
    <w:rsid w:val="009E746A"/>
    <w:rsid w:val="009E7EE9"/>
    <w:rsid w:val="009F5B8E"/>
    <w:rsid w:val="009F6F76"/>
    <w:rsid w:val="009F75E3"/>
    <w:rsid w:val="00A143B0"/>
    <w:rsid w:val="00A15226"/>
    <w:rsid w:val="00A15464"/>
    <w:rsid w:val="00A15A89"/>
    <w:rsid w:val="00A168AC"/>
    <w:rsid w:val="00A20017"/>
    <w:rsid w:val="00A2032D"/>
    <w:rsid w:val="00A2037D"/>
    <w:rsid w:val="00A253F3"/>
    <w:rsid w:val="00A315EC"/>
    <w:rsid w:val="00A40B56"/>
    <w:rsid w:val="00A416C4"/>
    <w:rsid w:val="00A4193E"/>
    <w:rsid w:val="00A43891"/>
    <w:rsid w:val="00A456B9"/>
    <w:rsid w:val="00A46893"/>
    <w:rsid w:val="00A46EC3"/>
    <w:rsid w:val="00A47161"/>
    <w:rsid w:val="00A50E39"/>
    <w:rsid w:val="00A52312"/>
    <w:rsid w:val="00A526B5"/>
    <w:rsid w:val="00A52A28"/>
    <w:rsid w:val="00A52D31"/>
    <w:rsid w:val="00A54463"/>
    <w:rsid w:val="00A54EBA"/>
    <w:rsid w:val="00A57EB2"/>
    <w:rsid w:val="00A608C5"/>
    <w:rsid w:val="00A60C57"/>
    <w:rsid w:val="00A63585"/>
    <w:rsid w:val="00A63BEB"/>
    <w:rsid w:val="00A63F84"/>
    <w:rsid w:val="00A668E0"/>
    <w:rsid w:val="00A70408"/>
    <w:rsid w:val="00A75F16"/>
    <w:rsid w:val="00A75FFA"/>
    <w:rsid w:val="00A8068D"/>
    <w:rsid w:val="00A8285E"/>
    <w:rsid w:val="00A90CD9"/>
    <w:rsid w:val="00A91540"/>
    <w:rsid w:val="00A933C7"/>
    <w:rsid w:val="00A97C6B"/>
    <w:rsid w:val="00AA29D1"/>
    <w:rsid w:val="00AA4909"/>
    <w:rsid w:val="00AA5456"/>
    <w:rsid w:val="00AB1770"/>
    <w:rsid w:val="00AB2D76"/>
    <w:rsid w:val="00AB31D3"/>
    <w:rsid w:val="00AB4EF9"/>
    <w:rsid w:val="00AB7977"/>
    <w:rsid w:val="00AC0231"/>
    <w:rsid w:val="00AC24FA"/>
    <w:rsid w:val="00AC3D68"/>
    <w:rsid w:val="00AC5F0A"/>
    <w:rsid w:val="00AC6DBA"/>
    <w:rsid w:val="00AC6FF5"/>
    <w:rsid w:val="00AC7E53"/>
    <w:rsid w:val="00AD0608"/>
    <w:rsid w:val="00AD1913"/>
    <w:rsid w:val="00AD4586"/>
    <w:rsid w:val="00AD4D8F"/>
    <w:rsid w:val="00AD73A5"/>
    <w:rsid w:val="00AE04B5"/>
    <w:rsid w:val="00AE2321"/>
    <w:rsid w:val="00AE300A"/>
    <w:rsid w:val="00AE7BAF"/>
    <w:rsid w:val="00AF088C"/>
    <w:rsid w:val="00AF28E3"/>
    <w:rsid w:val="00AF2CDD"/>
    <w:rsid w:val="00AF5251"/>
    <w:rsid w:val="00AF6186"/>
    <w:rsid w:val="00AF63E6"/>
    <w:rsid w:val="00B01737"/>
    <w:rsid w:val="00B033A5"/>
    <w:rsid w:val="00B05693"/>
    <w:rsid w:val="00B13358"/>
    <w:rsid w:val="00B152D5"/>
    <w:rsid w:val="00B154B9"/>
    <w:rsid w:val="00B175DD"/>
    <w:rsid w:val="00B2037B"/>
    <w:rsid w:val="00B2292A"/>
    <w:rsid w:val="00B253C6"/>
    <w:rsid w:val="00B256A2"/>
    <w:rsid w:val="00B256E8"/>
    <w:rsid w:val="00B30356"/>
    <w:rsid w:val="00B328EF"/>
    <w:rsid w:val="00B33736"/>
    <w:rsid w:val="00B33F80"/>
    <w:rsid w:val="00B379C7"/>
    <w:rsid w:val="00B41DAC"/>
    <w:rsid w:val="00B47C46"/>
    <w:rsid w:val="00B571FC"/>
    <w:rsid w:val="00B575F9"/>
    <w:rsid w:val="00B63141"/>
    <w:rsid w:val="00B63874"/>
    <w:rsid w:val="00B646B7"/>
    <w:rsid w:val="00B64785"/>
    <w:rsid w:val="00B64917"/>
    <w:rsid w:val="00B66B45"/>
    <w:rsid w:val="00B670E0"/>
    <w:rsid w:val="00B70E4B"/>
    <w:rsid w:val="00B71454"/>
    <w:rsid w:val="00B7457B"/>
    <w:rsid w:val="00B7481A"/>
    <w:rsid w:val="00B757E7"/>
    <w:rsid w:val="00B762A9"/>
    <w:rsid w:val="00B84583"/>
    <w:rsid w:val="00B85FED"/>
    <w:rsid w:val="00B87962"/>
    <w:rsid w:val="00B91536"/>
    <w:rsid w:val="00B936D1"/>
    <w:rsid w:val="00BA2691"/>
    <w:rsid w:val="00BA2F12"/>
    <w:rsid w:val="00BA33B7"/>
    <w:rsid w:val="00BA468B"/>
    <w:rsid w:val="00BA6702"/>
    <w:rsid w:val="00BB12DD"/>
    <w:rsid w:val="00BB3641"/>
    <w:rsid w:val="00BC0299"/>
    <w:rsid w:val="00BC53C7"/>
    <w:rsid w:val="00BC6FF6"/>
    <w:rsid w:val="00BD0431"/>
    <w:rsid w:val="00BD0AA9"/>
    <w:rsid w:val="00BD2248"/>
    <w:rsid w:val="00BD5AA5"/>
    <w:rsid w:val="00BD67BB"/>
    <w:rsid w:val="00BD7553"/>
    <w:rsid w:val="00BE0545"/>
    <w:rsid w:val="00BE0D0B"/>
    <w:rsid w:val="00BE46E1"/>
    <w:rsid w:val="00BE5FB7"/>
    <w:rsid w:val="00BE78F6"/>
    <w:rsid w:val="00BF1C0D"/>
    <w:rsid w:val="00BF208A"/>
    <w:rsid w:val="00BF399C"/>
    <w:rsid w:val="00C004ED"/>
    <w:rsid w:val="00C0303C"/>
    <w:rsid w:val="00C076FB"/>
    <w:rsid w:val="00C12518"/>
    <w:rsid w:val="00C14285"/>
    <w:rsid w:val="00C1484C"/>
    <w:rsid w:val="00C16679"/>
    <w:rsid w:val="00C21434"/>
    <w:rsid w:val="00C32362"/>
    <w:rsid w:val="00C32E71"/>
    <w:rsid w:val="00C33614"/>
    <w:rsid w:val="00C34C49"/>
    <w:rsid w:val="00C35F77"/>
    <w:rsid w:val="00C361BA"/>
    <w:rsid w:val="00C37A70"/>
    <w:rsid w:val="00C37BED"/>
    <w:rsid w:val="00C42681"/>
    <w:rsid w:val="00C433B3"/>
    <w:rsid w:val="00C43F83"/>
    <w:rsid w:val="00C44A83"/>
    <w:rsid w:val="00C45E9C"/>
    <w:rsid w:val="00C465DA"/>
    <w:rsid w:val="00C47456"/>
    <w:rsid w:val="00C509D2"/>
    <w:rsid w:val="00C528F6"/>
    <w:rsid w:val="00C53F0D"/>
    <w:rsid w:val="00C57583"/>
    <w:rsid w:val="00C57F00"/>
    <w:rsid w:val="00C63685"/>
    <w:rsid w:val="00C652D3"/>
    <w:rsid w:val="00C70DF6"/>
    <w:rsid w:val="00C723EB"/>
    <w:rsid w:val="00C77731"/>
    <w:rsid w:val="00C8033B"/>
    <w:rsid w:val="00C8073D"/>
    <w:rsid w:val="00C80EC3"/>
    <w:rsid w:val="00C82346"/>
    <w:rsid w:val="00C853C6"/>
    <w:rsid w:val="00C869E7"/>
    <w:rsid w:val="00C87EA5"/>
    <w:rsid w:val="00C87FB8"/>
    <w:rsid w:val="00C90EF0"/>
    <w:rsid w:val="00C917AC"/>
    <w:rsid w:val="00CA11BF"/>
    <w:rsid w:val="00CA1E3E"/>
    <w:rsid w:val="00CA3AD7"/>
    <w:rsid w:val="00CA3BC8"/>
    <w:rsid w:val="00CA445D"/>
    <w:rsid w:val="00CA6228"/>
    <w:rsid w:val="00CB0989"/>
    <w:rsid w:val="00CB3BE4"/>
    <w:rsid w:val="00CB45E9"/>
    <w:rsid w:val="00CB6F01"/>
    <w:rsid w:val="00CC0B67"/>
    <w:rsid w:val="00CC1C11"/>
    <w:rsid w:val="00CC2188"/>
    <w:rsid w:val="00CC3438"/>
    <w:rsid w:val="00CC35B3"/>
    <w:rsid w:val="00CC6CD3"/>
    <w:rsid w:val="00CC7F47"/>
    <w:rsid w:val="00CD4650"/>
    <w:rsid w:val="00CD5699"/>
    <w:rsid w:val="00CD5CF3"/>
    <w:rsid w:val="00CD624A"/>
    <w:rsid w:val="00CE0578"/>
    <w:rsid w:val="00CE574F"/>
    <w:rsid w:val="00CF0D41"/>
    <w:rsid w:val="00CF123A"/>
    <w:rsid w:val="00CF160C"/>
    <w:rsid w:val="00CF5C8E"/>
    <w:rsid w:val="00CF61BC"/>
    <w:rsid w:val="00CF79EA"/>
    <w:rsid w:val="00D00AAD"/>
    <w:rsid w:val="00D0211A"/>
    <w:rsid w:val="00D029E1"/>
    <w:rsid w:val="00D02CA1"/>
    <w:rsid w:val="00D02DC7"/>
    <w:rsid w:val="00D03113"/>
    <w:rsid w:val="00D05B48"/>
    <w:rsid w:val="00D05ED5"/>
    <w:rsid w:val="00D06222"/>
    <w:rsid w:val="00D07029"/>
    <w:rsid w:val="00D1151F"/>
    <w:rsid w:val="00D13C95"/>
    <w:rsid w:val="00D14DB4"/>
    <w:rsid w:val="00D170F5"/>
    <w:rsid w:val="00D20D63"/>
    <w:rsid w:val="00D21D84"/>
    <w:rsid w:val="00D225DD"/>
    <w:rsid w:val="00D24388"/>
    <w:rsid w:val="00D2688F"/>
    <w:rsid w:val="00D269BE"/>
    <w:rsid w:val="00D30398"/>
    <w:rsid w:val="00D303D5"/>
    <w:rsid w:val="00D33313"/>
    <w:rsid w:val="00D34616"/>
    <w:rsid w:val="00D378C3"/>
    <w:rsid w:val="00D4723F"/>
    <w:rsid w:val="00D528CF"/>
    <w:rsid w:val="00D52F58"/>
    <w:rsid w:val="00D53689"/>
    <w:rsid w:val="00D53D35"/>
    <w:rsid w:val="00D55BAA"/>
    <w:rsid w:val="00D63411"/>
    <w:rsid w:val="00D64097"/>
    <w:rsid w:val="00D660D8"/>
    <w:rsid w:val="00D66863"/>
    <w:rsid w:val="00D70B4D"/>
    <w:rsid w:val="00D72A3F"/>
    <w:rsid w:val="00D72F50"/>
    <w:rsid w:val="00D7765D"/>
    <w:rsid w:val="00D8092D"/>
    <w:rsid w:val="00D81007"/>
    <w:rsid w:val="00D81A44"/>
    <w:rsid w:val="00D82114"/>
    <w:rsid w:val="00D84CE6"/>
    <w:rsid w:val="00D85411"/>
    <w:rsid w:val="00D867B7"/>
    <w:rsid w:val="00D86FE5"/>
    <w:rsid w:val="00D900C9"/>
    <w:rsid w:val="00D9047D"/>
    <w:rsid w:val="00D9066E"/>
    <w:rsid w:val="00D90DF8"/>
    <w:rsid w:val="00D9107E"/>
    <w:rsid w:val="00DA0288"/>
    <w:rsid w:val="00DA296B"/>
    <w:rsid w:val="00DA3D86"/>
    <w:rsid w:val="00DA4A43"/>
    <w:rsid w:val="00DA530C"/>
    <w:rsid w:val="00DA5A7D"/>
    <w:rsid w:val="00DA724C"/>
    <w:rsid w:val="00DB2658"/>
    <w:rsid w:val="00DB2C6C"/>
    <w:rsid w:val="00DB4DB9"/>
    <w:rsid w:val="00DB60AC"/>
    <w:rsid w:val="00DC0E70"/>
    <w:rsid w:val="00DC1889"/>
    <w:rsid w:val="00DC39C5"/>
    <w:rsid w:val="00DC665C"/>
    <w:rsid w:val="00DD0174"/>
    <w:rsid w:val="00DD020B"/>
    <w:rsid w:val="00DD09C5"/>
    <w:rsid w:val="00DD4179"/>
    <w:rsid w:val="00DD49F0"/>
    <w:rsid w:val="00DD74B5"/>
    <w:rsid w:val="00DE07EA"/>
    <w:rsid w:val="00DE16B3"/>
    <w:rsid w:val="00DE1E00"/>
    <w:rsid w:val="00DE4AAC"/>
    <w:rsid w:val="00DF0ACD"/>
    <w:rsid w:val="00DF1BA5"/>
    <w:rsid w:val="00DF2C35"/>
    <w:rsid w:val="00DF38A2"/>
    <w:rsid w:val="00DF6D14"/>
    <w:rsid w:val="00DF7186"/>
    <w:rsid w:val="00DF740C"/>
    <w:rsid w:val="00E00AF4"/>
    <w:rsid w:val="00E02910"/>
    <w:rsid w:val="00E04DC1"/>
    <w:rsid w:val="00E04E89"/>
    <w:rsid w:val="00E102D6"/>
    <w:rsid w:val="00E116AE"/>
    <w:rsid w:val="00E11BD2"/>
    <w:rsid w:val="00E15332"/>
    <w:rsid w:val="00E16374"/>
    <w:rsid w:val="00E179D2"/>
    <w:rsid w:val="00E202A9"/>
    <w:rsid w:val="00E22BF5"/>
    <w:rsid w:val="00E230D9"/>
    <w:rsid w:val="00E245E5"/>
    <w:rsid w:val="00E2744F"/>
    <w:rsid w:val="00E2772A"/>
    <w:rsid w:val="00E301DC"/>
    <w:rsid w:val="00E30B13"/>
    <w:rsid w:val="00E35176"/>
    <w:rsid w:val="00E35190"/>
    <w:rsid w:val="00E358D0"/>
    <w:rsid w:val="00E35931"/>
    <w:rsid w:val="00E36034"/>
    <w:rsid w:val="00E37976"/>
    <w:rsid w:val="00E40598"/>
    <w:rsid w:val="00E42429"/>
    <w:rsid w:val="00E43082"/>
    <w:rsid w:val="00E52A74"/>
    <w:rsid w:val="00E52C08"/>
    <w:rsid w:val="00E52D2B"/>
    <w:rsid w:val="00E52F73"/>
    <w:rsid w:val="00E544FB"/>
    <w:rsid w:val="00E55692"/>
    <w:rsid w:val="00E57582"/>
    <w:rsid w:val="00E57E31"/>
    <w:rsid w:val="00E61EAA"/>
    <w:rsid w:val="00E64D63"/>
    <w:rsid w:val="00E64DA1"/>
    <w:rsid w:val="00E65382"/>
    <w:rsid w:val="00E71894"/>
    <w:rsid w:val="00E74C34"/>
    <w:rsid w:val="00E74FC0"/>
    <w:rsid w:val="00E7555F"/>
    <w:rsid w:val="00E75DBE"/>
    <w:rsid w:val="00E774E2"/>
    <w:rsid w:val="00E80072"/>
    <w:rsid w:val="00E80C21"/>
    <w:rsid w:val="00E81DC3"/>
    <w:rsid w:val="00E82833"/>
    <w:rsid w:val="00E8326E"/>
    <w:rsid w:val="00E832AC"/>
    <w:rsid w:val="00E85097"/>
    <w:rsid w:val="00E87CE2"/>
    <w:rsid w:val="00E91A50"/>
    <w:rsid w:val="00E948DE"/>
    <w:rsid w:val="00E952D2"/>
    <w:rsid w:val="00E97EE1"/>
    <w:rsid w:val="00EA2C9B"/>
    <w:rsid w:val="00EA57E4"/>
    <w:rsid w:val="00EA6F76"/>
    <w:rsid w:val="00EA75DB"/>
    <w:rsid w:val="00EB2664"/>
    <w:rsid w:val="00EB2BD6"/>
    <w:rsid w:val="00EB6435"/>
    <w:rsid w:val="00EC0202"/>
    <w:rsid w:val="00EC7FF6"/>
    <w:rsid w:val="00ED1AE3"/>
    <w:rsid w:val="00ED3082"/>
    <w:rsid w:val="00ED4396"/>
    <w:rsid w:val="00ED62B4"/>
    <w:rsid w:val="00ED6AF4"/>
    <w:rsid w:val="00EE2730"/>
    <w:rsid w:val="00EE410E"/>
    <w:rsid w:val="00EE6D4D"/>
    <w:rsid w:val="00EF11D3"/>
    <w:rsid w:val="00EF1C1E"/>
    <w:rsid w:val="00EF20FC"/>
    <w:rsid w:val="00EF251F"/>
    <w:rsid w:val="00EF3D19"/>
    <w:rsid w:val="00EF634E"/>
    <w:rsid w:val="00F00339"/>
    <w:rsid w:val="00F02F86"/>
    <w:rsid w:val="00F064E7"/>
    <w:rsid w:val="00F105CE"/>
    <w:rsid w:val="00F10AA8"/>
    <w:rsid w:val="00F121BD"/>
    <w:rsid w:val="00F12658"/>
    <w:rsid w:val="00F13414"/>
    <w:rsid w:val="00F1556A"/>
    <w:rsid w:val="00F1616E"/>
    <w:rsid w:val="00F22C60"/>
    <w:rsid w:val="00F22E5D"/>
    <w:rsid w:val="00F25B15"/>
    <w:rsid w:val="00F26FC0"/>
    <w:rsid w:val="00F314DD"/>
    <w:rsid w:val="00F31F08"/>
    <w:rsid w:val="00F32156"/>
    <w:rsid w:val="00F36DA0"/>
    <w:rsid w:val="00F373C1"/>
    <w:rsid w:val="00F4080B"/>
    <w:rsid w:val="00F40E53"/>
    <w:rsid w:val="00F45539"/>
    <w:rsid w:val="00F45969"/>
    <w:rsid w:val="00F50B7A"/>
    <w:rsid w:val="00F5582C"/>
    <w:rsid w:val="00F5623E"/>
    <w:rsid w:val="00F56F3F"/>
    <w:rsid w:val="00F56F66"/>
    <w:rsid w:val="00F61614"/>
    <w:rsid w:val="00F6183E"/>
    <w:rsid w:val="00F638EF"/>
    <w:rsid w:val="00F640C0"/>
    <w:rsid w:val="00F64188"/>
    <w:rsid w:val="00F66AF2"/>
    <w:rsid w:val="00F7297A"/>
    <w:rsid w:val="00F72DFA"/>
    <w:rsid w:val="00F7328F"/>
    <w:rsid w:val="00F81278"/>
    <w:rsid w:val="00F84846"/>
    <w:rsid w:val="00F8595A"/>
    <w:rsid w:val="00F85F63"/>
    <w:rsid w:val="00F86230"/>
    <w:rsid w:val="00F86903"/>
    <w:rsid w:val="00F8783C"/>
    <w:rsid w:val="00F902AC"/>
    <w:rsid w:val="00F9265B"/>
    <w:rsid w:val="00F93466"/>
    <w:rsid w:val="00F937B9"/>
    <w:rsid w:val="00FA2E43"/>
    <w:rsid w:val="00FA36B6"/>
    <w:rsid w:val="00FA56A2"/>
    <w:rsid w:val="00FA619E"/>
    <w:rsid w:val="00FB5B88"/>
    <w:rsid w:val="00FB5F83"/>
    <w:rsid w:val="00FC264D"/>
    <w:rsid w:val="00FC2743"/>
    <w:rsid w:val="00FC3CD0"/>
    <w:rsid w:val="00FC51EA"/>
    <w:rsid w:val="00FC5850"/>
    <w:rsid w:val="00FC61EB"/>
    <w:rsid w:val="00FD1A53"/>
    <w:rsid w:val="00FD3620"/>
    <w:rsid w:val="00FD388B"/>
    <w:rsid w:val="00FD3DDB"/>
    <w:rsid w:val="00FD4F3F"/>
    <w:rsid w:val="00FE1936"/>
    <w:rsid w:val="00FE3E72"/>
    <w:rsid w:val="00FE77EE"/>
    <w:rsid w:val="00FF1266"/>
    <w:rsid w:val="00FF2029"/>
    <w:rsid w:val="00FF3362"/>
    <w:rsid w:val="00FF3807"/>
    <w:rsid w:val="00FF4A93"/>
    <w:rsid w:val="00FF4B21"/>
    <w:rsid w:val="00FF7538"/>
    <w:rsid w:val="00FF7B8C"/>
    <w:rsid w:val="16DB227B"/>
    <w:rsid w:val="2599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F49AF"/>
  <w15:docId w15:val="{121C5892-6FBD-49E2-88E8-CFADA374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qFormat="1"/>
    <w:lsdException w:name="index 1" w:uiPriority="0" w:qFormat="1"/>
    <w:lsdException w:name="index 2" w:uiPriority="0" w:qFormat="1"/>
    <w:lsdException w:name="index 3" w:uiPriority="0" w:qFormat="1"/>
    <w:lsdException w:name="index 4" w:uiPriority="0" w:qFormat="1"/>
    <w:lsdException w:name="index 5" w:uiPriority="0" w:qFormat="1"/>
    <w:lsdException w:name="index 6" w:uiPriority="0" w:qFormat="1"/>
    <w:lsdException w:name="index 7" w:uiPriority="0" w:qFormat="1"/>
    <w:lsdException w:name="index 8" w:uiPriority="0" w:qFormat="1"/>
    <w:lsdException w:name="index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qFormat="1"/>
    <w:lsdException w:name="annotation text" w:qFormat="1"/>
    <w:lsdException w:name="header" w:unhideWhenUsed="1" w:qFormat="1"/>
    <w:lsdException w:name="footer" w:qFormat="1"/>
    <w:lsdException w:name="index heading" w:uiPriority="0" w:qFormat="1"/>
    <w:lsdException w:name="caption" w:uiPriority="0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iPriority="0" w:unhideWhenUsed="1"/>
    <w:lsdException w:name="page number" w:qFormat="1"/>
    <w:lsdException w:name="endnote reference" w:semiHidden="1" w:uiPriority="0" w:unhideWhenUsed="1"/>
    <w:lsdException w:name="endnote text" w:uiPriority="0" w:qFormat="1"/>
    <w:lsdException w:name="table of authorities" w:semiHidden="1" w:uiPriority="0" w:unhideWhenUsed="1"/>
    <w:lsdException w:name="macro" w:semiHidden="1" w:uiPriority="0" w:unhideWhenUsed="1"/>
    <w:lsdException w:name="toa heading" w:uiPriority="0" w:qFormat="1"/>
    <w:lsdException w:name="List" w:uiPriority="0" w:qFormat="1"/>
    <w:lsdException w:name="List Bullet" w:uiPriority="0" w:qFormat="1"/>
    <w:lsdException w:name="List Number" w:uiPriority="0" w:qFormat="1"/>
    <w:lsdException w:name="List 2" w:semiHidden="1" w:uiPriority="0" w:unhideWhenUsed="1"/>
    <w:lsdException w:name="List 3" w:semiHidden="1" w:uiPriority="0" w:unhideWhenUsed="1"/>
    <w:lsdException w:name="List 4" w:uiPriority="0"/>
    <w:lsdException w:name="List 5" w:uiPriority="0"/>
    <w:lsdException w:name="List Bullet 2" w:qFormat="1"/>
    <w:lsdException w:name="List Bullet 3" w:qFormat="1"/>
    <w:lsdException w:name="List Bullet 4" w:uiPriority="0" w:qFormat="1"/>
    <w:lsdException w:name="List Bullet 5" w:qFormat="1"/>
    <w:lsdException w:name="List Number 2" w:uiPriority="0" w:qFormat="1"/>
    <w:lsdException w:name="List Number 3" w:uiPriority="0" w:qFormat="1"/>
    <w:lsdException w:name="List Number 4" w:uiPriority="0" w:qFormat="1"/>
    <w:lsdException w:name="List Number 5" w:uiPriority="0" w:qFormat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iPriority="0" w:unhideWhenUsed="1"/>
    <w:lsdException w:name="List Continue 2" w:uiPriority="0" w:qFormat="1"/>
    <w:lsdException w:name="List Continue 3" w:semiHidden="1" w:uiPriority="0" w:unhideWhenUsed="1"/>
    <w:lsdException w:name="List Continue 4" w:semiHidden="1" w:uiPriority="0" w:unhideWhenUsed="1"/>
    <w:lsdException w:name="List Continue 5" w:uiPriority="0" w:qFormat="1"/>
    <w:lsdException w:name="Message Header" w:semiHidden="1" w:uiPriority="0" w:unhideWhenUsed="1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 w:qFormat="1"/>
    <w:lsdException w:name="Body Text Indent 2" w:semiHidden="1" w:uiPriority="0" w:unhideWhenUsed="1"/>
    <w:lsdException w:name="Body Text Indent 3" w:semiHidden="1" w:uiPriority="0" w:unhideWhenUsed="1"/>
    <w:lsdException w:name="Block Text" w:uiPriority="0" w:qFormat="1"/>
    <w:lsdException w:name="Hyperlink" w:unhideWhenUsed="1" w:qFormat="1"/>
    <w:lsdException w:name="FollowedHyperlink" w:qFormat="1"/>
    <w:lsdException w:name="Strong" w:uiPriority="0" w:qFormat="1"/>
    <w:lsdException w:name="Emphasis" w:uiPriority="20" w:qFormat="1"/>
    <w:lsdException w:name="Document Map" w:uiPriority="0" w:qFormat="1"/>
    <w:lsdException w:name="Plain Text" w:uiPriority="0" w:qFormat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iPriority="0" w:unhideWhenUsed="1"/>
    <w:lsdException w:name="HTML Cite" w:semiHidden="1" w:uiPriority="0" w:unhideWhenUsed="1"/>
    <w:lsdException w:name="HTML Code" w:uiPriority="0" w:qFormat="1"/>
    <w:lsdException w:name="HTML Definition" w:uiPriority="0" w:qFormat="1"/>
    <w:lsdException w:name="HTML Keyboard" w:semiHidden="1" w:uiPriority="0" w:unhideWhenUsed="1"/>
    <w:lsdException w:name="HTML Preformatted" w:qFormat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 w:qFormat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 w:qFormat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 w:qFormat="1"/>
    <w:lsdException w:name="Table Grid" w:uiPriority="39"/>
    <w:lsdException w:name="Table Theme" w:semiHidden="1" w:uiPriority="0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 w:qFormat="1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245E5"/>
    <w:rPr>
      <w:sz w:val="24"/>
      <w:szCs w:val="24"/>
    </w:rPr>
  </w:style>
  <w:style w:type="paragraph" w:styleId="12">
    <w:name w:val="heading 1"/>
    <w:basedOn w:val="22"/>
    <w:next w:val="a1"/>
    <w:qFormat/>
    <w:pPr>
      <w:pageBreakBefore/>
      <w:numPr>
        <w:ilvl w:val="0"/>
      </w:numPr>
      <w:outlineLvl w:val="0"/>
    </w:pPr>
  </w:style>
  <w:style w:type="paragraph" w:styleId="22">
    <w:name w:val="heading 2"/>
    <w:next w:val="a1"/>
    <w:link w:val="23"/>
    <w:qFormat/>
    <w:pPr>
      <w:keepNext/>
      <w:numPr>
        <w:ilvl w:val="1"/>
        <w:numId w:val="1"/>
      </w:numPr>
      <w:spacing w:before="240" w:after="120"/>
      <w:jc w:val="both"/>
      <w:outlineLvl w:val="1"/>
    </w:pPr>
    <w:rPr>
      <w:b/>
      <w:bCs/>
      <w:sz w:val="28"/>
      <w:szCs w:val="28"/>
    </w:rPr>
  </w:style>
  <w:style w:type="paragraph" w:styleId="32">
    <w:name w:val="heading 3"/>
    <w:next w:val="a1"/>
    <w:link w:val="33"/>
    <w:uiPriority w:val="99"/>
    <w:qFormat/>
    <w:rsid w:val="00097FA6"/>
    <w:pPr>
      <w:keepNext/>
      <w:widowControl w:val="0"/>
      <w:numPr>
        <w:ilvl w:val="2"/>
        <w:numId w:val="1"/>
      </w:numPr>
      <w:tabs>
        <w:tab w:val="left" w:pos="1701"/>
      </w:tabs>
      <w:spacing w:before="240" w:after="120"/>
      <w:ind w:left="1418" w:hanging="709"/>
      <w:jc w:val="both"/>
      <w:outlineLvl w:val="2"/>
    </w:pPr>
    <w:rPr>
      <w:b/>
      <w:bCs/>
      <w:sz w:val="28"/>
      <w:szCs w:val="26"/>
    </w:rPr>
  </w:style>
  <w:style w:type="paragraph" w:styleId="40">
    <w:name w:val="heading 4"/>
    <w:basedOn w:val="a1"/>
    <w:next w:val="a1"/>
    <w:link w:val="41"/>
    <w:qFormat/>
    <w:pPr>
      <w:keepNext/>
      <w:keepLines/>
      <w:numPr>
        <w:ilvl w:val="3"/>
        <w:numId w:val="1"/>
      </w:numPr>
      <w:tabs>
        <w:tab w:val="left" w:pos="1843"/>
      </w:tabs>
      <w:spacing w:before="60" w:line="360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pPr>
      <w:keepNext/>
      <w:numPr>
        <w:ilvl w:val="4"/>
        <w:numId w:val="1"/>
      </w:numPr>
      <w:tabs>
        <w:tab w:val="left" w:pos="2127"/>
      </w:tabs>
      <w:spacing w:before="60" w:line="360" w:lineRule="auto"/>
      <w:jc w:val="both"/>
      <w:outlineLvl w:val="4"/>
    </w:pPr>
    <w:rPr>
      <w:b/>
      <w:bCs/>
      <w:iCs/>
      <w:sz w:val="28"/>
      <w:szCs w:val="28"/>
    </w:rPr>
  </w:style>
  <w:style w:type="paragraph" w:styleId="6">
    <w:name w:val="heading 6"/>
    <w:basedOn w:val="a1"/>
    <w:next w:val="a1"/>
    <w:link w:val="60"/>
    <w:qFormat/>
    <w:pPr>
      <w:keepNext/>
      <w:numPr>
        <w:ilvl w:val="5"/>
        <w:numId w:val="1"/>
      </w:numPr>
      <w:tabs>
        <w:tab w:val="left" w:pos="2268"/>
      </w:tabs>
      <w:spacing w:line="360" w:lineRule="auto"/>
      <w:outlineLvl w:val="5"/>
    </w:pPr>
    <w:rPr>
      <w:color w:val="000000" w:themeColor="text1"/>
      <w:sz w:val="28"/>
      <w:szCs w:val="22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7">
    <w:name w:val="heading 7"/>
    <w:basedOn w:val="a1"/>
    <w:next w:val="a1"/>
    <w:link w:val="70"/>
    <w:qFormat/>
    <w:pPr>
      <w:keepNext/>
      <w:numPr>
        <w:ilvl w:val="6"/>
        <w:numId w:val="1"/>
      </w:numPr>
      <w:tabs>
        <w:tab w:val="left" w:pos="2552"/>
      </w:tabs>
      <w:spacing w:line="360" w:lineRule="auto"/>
      <w:jc w:val="both"/>
      <w:outlineLvl w:val="6"/>
    </w:pPr>
    <w:rPr>
      <w:sz w:val="28"/>
    </w:rPr>
  </w:style>
  <w:style w:type="paragraph" w:styleId="8">
    <w:name w:val="heading 8"/>
    <w:basedOn w:val="a1"/>
    <w:next w:val="a1"/>
    <w:link w:val="80"/>
    <w:qFormat/>
    <w:pPr>
      <w:keepNext/>
      <w:numPr>
        <w:ilvl w:val="7"/>
        <w:numId w:val="1"/>
      </w:numPr>
      <w:spacing w:line="360" w:lineRule="auto"/>
      <w:outlineLvl w:val="7"/>
    </w:pPr>
    <w:rPr>
      <w:iCs/>
      <w:sz w:val="28"/>
    </w:rPr>
  </w:style>
  <w:style w:type="paragraph" w:styleId="9">
    <w:name w:val="heading 9"/>
    <w:basedOn w:val="a1"/>
    <w:next w:val="a1"/>
    <w:link w:val="90"/>
    <w:uiPriority w:val="99"/>
    <w:qFormat/>
    <w:pPr>
      <w:keepNext/>
      <w:numPr>
        <w:ilvl w:val="8"/>
        <w:numId w:val="1"/>
      </w:numPr>
      <w:spacing w:before="240" w:after="60" w:line="360" w:lineRule="auto"/>
      <w:jc w:val="center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FollowedHyperlink"/>
    <w:uiPriority w:val="99"/>
    <w:qFormat/>
    <w:rPr>
      <w:color w:val="800080"/>
      <w:u w:val="single"/>
    </w:rPr>
  </w:style>
  <w:style w:type="character" w:styleId="a6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styleId="a7">
    <w:name w:val="Hyperlink"/>
    <w:basedOn w:val="a2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qFormat/>
    <w:rPr>
      <w:rFonts w:ascii="Courier New" w:hAnsi="Courier New" w:cs="Courier New"/>
      <w:sz w:val="20"/>
      <w:szCs w:val="20"/>
    </w:rPr>
  </w:style>
  <w:style w:type="character" w:styleId="a8">
    <w:name w:val="page number"/>
    <w:basedOn w:val="a2"/>
    <w:uiPriority w:val="99"/>
    <w:qFormat/>
  </w:style>
  <w:style w:type="character" w:styleId="HTML0">
    <w:name w:val="HTML Definition"/>
    <w:qFormat/>
    <w:rPr>
      <w:i/>
      <w:iCs/>
    </w:rPr>
  </w:style>
  <w:style w:type="character" w:styleId="a9">
    <w:name w:val="Strong"/>
    <w:qFormat/>
  </w:style>
  <w:style w:type="paragraph" w:styleId="aa">
    <w:name w:val="Balloon Text"/>
    <w:basedOn w:val="a1"/>
    <w:uiPriority w:val="99"/>
    <w:qFormat/>
    <w:pPr>
      <w:keepNext/>
      <w:spacing w:line="360" w:lineRule="auto"/>
      <w:jc w:val="center"/>
    </w:pPr>
    <w:rPr>
      <w:rFonts w:ascii="Tahoma" w:hAnsi="Tahoma" w:cs="Tahoma"/>
      <w:sz w:val="16"/>
      <w:szCs w:val="16"/>
    </w:rPr>
  </w:style>
  <w:style w:type="paragraph" w:styleId="50">
    <w:name w:val="List Number 5"/>
    <w:basedOn w:val="a1"/>
    <w:qFormat/>
    <w:pPr>
      <w:keepNext/>
      <w:tabs>
        <w:tab w:val="left" w:pos="1492"/>
        <w:tab w:val="left" w:pos="2214"/>
      </w:tabs>
      <w:spacing w:line="360" w:lineRule="auto"/>
      <w:ind w:left="1492" w:hanging="414"/>
      <w:jc w:val="center"/>
    </w:pPr>
    <w:rPr>
      <w:sz w:val="28"/>
      <w:szCs w:val="20"/>
    </w:rPr>
  </w:style>
  <w:style w:type="paragraph" w:styleId="ab">
    <w:name w:val="Normal Indent"/>
    <w:basedOn w:val="a1"/>
    <w:qFormat/>
    <w:pPr>
      <w:keepNext/>
      <w:suppressAutoHyphens/>
      <w:spacing w:after="120" w:line="360" w:lineRule="auto"/>
      <w:ind w:firstLine="720"/>
      <w:jc w:val="both"/>
    </w:pPr>
    <w:rPr>
      <w:rFonts w:eastAsia="MS Mincho"/>
      <w:sz w:val="28"/>
    </w:rPr>
  </w:style>
  <w:style w:type="paragraph" w:styleId="ac">
    <w:name w:val="Plain Text"/>
    <w:basedOn w:val="a1"/>
    <w:qFormat/>
    <w:pPr>
      <w:keepNext/>
      <w:spacing w:line="360" w:lineRule="auto"/>
      <w:ind w:firstLine="720"/>
      <w:jc w:val="both"/>
    </w:pPr>
    <w:rPr>
      <w:sz w:val="28"/>
      <w:szCs w:val="20"/>
    </w:rPr>
  </w:style>
  <w:style w:type="paragraph" w:styleId="ad">
    <w:name w:val="endnote text"/>
    <w:basedOn w:val="a1"/>
    <w:qFormat/>
    <w:pPr>
      <w:keepNext/>
      <w:spacing w:line="360" w:lineRule="auto"/>
      <w:jc w:val="center"/>
    </w:pPr>
    <w:rPr>
      <w:sz w:val="20"/>
      <w:szCs w:val="20"/>
    </w:rPr>
  </w:style>
  <w:style w:type="paragraph" w:styleId="ae">
    <w:name w:val="caption"/>
    <w:basedOn w:val="a1"/>
    <w:next w:val="a1"/>
    <w:qFormat/>
    <w:pPr>
      <w:keepNext/>
      <w:spacing w:line="360" w:lineRule="auto"/>
      <w:jc w:val="both"/>
    </w:pPr>
    <w:rPr>
      <w:bCs/>
      <w:sz w:val="28"/>
      <w:szCs w:val="28"/>
    </w:rPr>
  </w:style>
  <w:style w:type="paragraph" w:styleId="af">
    <w:name w:val="annotation text"/>
    <w:basedOn w:val="a1"/>
    <w:uiPriority w:val="99"/>
    <w:qFormat/>
    <w:pPr>
      <w:keepNext/>
      <w:spacing w:line="360" w:lineRule="auto"/>
      <w:jc w:val="center"/>
    </w:pPr>
    <w:rPr>
      <w:sz w:val="20"/>
      <w:szCs w:val="20"/>
    </w:rPr>
  </w:style>
  <w:style w:type="paragraph" w:styleId="17">
    <w:name w:val="index 1"/>
    <w:basedOn w:val="a1"/>
    <w:next w:val="a1"/>
    <w:qFormat/>
    <w:pPr>
      <w:keepNext/>
      <w:spacing w:before="120" w:after="20" w:line="360" w:lineRule="auto"/>
      <w:ind w:left="200" w:hanging="200"/>
      <w:jc w:val="both"/>
    </w:pPr>
    <w:rPr>
      <w:rFonts w:ascii="Arial" w:eastAsia="Batang" w:hAnsi="Arial"/>
      <w:sz w:val="20"/>
      <w:szCs w:val="20"/>
    </w:rPr>
  </w:style>
  <w:style w:type="paragraph" w:styleId="af0">
    <w:name w:val="annotation subject"/>
    <w:basedOn w:val="af"/>
    <w:next w:val="af"/>
    <w:qFormat/>
    <w:rPr>
      <w:b/>
      <w:bCs/>
    </w:rPr>
  </w:style>
  <w:style w:type="paragraph" w:styleId="af1">
    <w:name w:val="Document Map"/>
    <w:basedOn w:val="a1"/>
    <w:qFormat/>
    <w:pPr>
      <w:keepNext/>
      <w:shd w:val="clear" w:color="auto" w:fill="000080"/>
      <w:spacing w:line="360" w:lineRule="auto"/>
      <w:jc w:val="center"/>
    </w:pPr>
    <w:rPr>
      <w:rFonts w:ascii="Tahoma" w:hAnsi="Tahoma" w:cs="Tahoma"/>
      <w:sz w:val="28"/>
    </w:rPr>
  </w:style>
  <w:style w:type="paragraph" w:styleId="af2">
    <w:name w:val="footnote text"/>
    <w:basedOn w:val="a1"/>
    <w:uiPriority w:val="99"/>
    <w:qFormat/>
    <w:pPr>
      <w:keepNext/>
      <w:keepLines/>
      <w:spacing w:before="120" w:after="120" w:line="360" w:lineRule="auto"/>
      <w:ind w:firstLine="709"/>
      <w:jc w:val="center"/>
    </w:pPr>
    <w:rPr>
      <w:spacing w:val="-5"/>
      <w:sz w:val="22"/>
      <w:szCs w:val="22"/>
    </w:rPr>
  </w:style>
  <w:style w:type="paragraph" w:styleId="81">
    <w:name w:val="toc 8"/>
    <w:basedOn w:val="a1"/>
    <w:next w:val="a1"/>
    <w:qFormat/>
    <w:pPr>
      <w:keepNext/>
      <w:spacing w:line="360" w:lineRule="auto"/>
      <w:ind w:left="1680"/>
      <w:jc w:val="center"/>
    </w:pPr>
    <w:rPr>
      <w:sz w:val="18"/>
      <w:szCs w:val="21"/>
    </w:rPr>
  </w:style>
  <w:style w:type="paragraph" w:styleId="24">
    <w:name w:val="index 2"/>
    <w:basedOn w:val="a1"/>
    <w:next w:val="a1"/>
    <w:qFormat/>
    <w:pPr>
      <w:keepNext/>
      <w:spacing w:before="60" w:line="360" w:lineRule="auto"/>
      <w:ind w:left="400" w:hanging="200"/>
      <w:jc w:val="both"/>
    </w:pPr>
    <w:rPr>
      <w:rFonts w:ascii="Arial" w:eastAsia="Batang" w:hAnsi="Arial"/>
      <w:sz w:val="20"/>
      <w:szCs w:val="20"/>
    </w:rPr>
  </w:style>
  <w:style w:type="paragraph" w:styleId="3">
    <w:name w:val="List Number 3"/>
    <w:basedOn w:val="2"/>
    <w:qFormat/>
    <w:rsid w:val="00F25B15"/>
    <w:pPr>
      <w:numPr>
        <w:numId w:val="17"/>
      </w:numPr>
      <w:ind w:left="1985" w:hanging="425"/>
    </w:pPr>
  </w:style>
  <w:style w:type="paragraph" w:styleId="25">
    <w:name w:val="List Number 2"/>
    <w:basedOn w:val="a1"/>
    <w:qFormat/>
    <w:pPr>
      <w:keepNext/>
      <w:spacing w:line="360" w:lineRule="auto"/>
      <w:jc w:val="center"/>
    </w:pPr>
    <w:rPr>
      <w:sz w:val="20"/>
      <w:szCs w:val="20"/>
    </w:rPr>
  </w:style>
  <w:style w:type="paragraph" w:styleId="71">
    <w:name w:val="index 7"/>
    <w:basedOn w:val="a1"/>
    <w:next w:val="a1"/>
    <w:qFormat/>
    <w:pPr>
      <w:keepNext/>
      <w:spacing w:before="60" w:line="360" w:lineRule="auto"/>
      <w:ind w:left="1400" w:hanging="200"/>
      <w:jc w:val="both"/>
    </w:pPr>
    <w:rPr>
      <w:rFonts w:ascii="Arial" w:eastAsia="Batang" w:hAnsi="Arial"/>
      <w:sz w:val="20"/>
      <w:szCs w:val="20"/>
    </w:rPr>
  </w:style>
  <w:style w:type="paragraph" w:styleId="34">
    <w:name w:val="index 3"/>
    <w:basedOn w:val="a1"/>
    <w:next w:val="a1"/>
    <w:qFormat/>
    <w:pPr>
      <w:keepNext/>
      <w:spacing w:before="60" w:line="360" w:lineRule="auto"/>
      <w:ind w:left="600" w:hanging="200"/>
      <w:jc w:val="both"/>
    </w:pPr>
    <w:rPr>
      <w:rFonts w:ascii="Arial" w:eastAsia="Batang" w:hAnsi="Arial"/>
      <w:sz w:val="20"/>
      <w:szCs w:val="20"/>
    </w:rPr>
  </w:style>
  <w:style w:type="paragraph" w:styleId="51">
    <w:name w:val="index 5"/>
    <w:basedOn w:val="a1"/>
    <w:next w:val="a1"/>
    <w:qFormat/>
    <w:pPr>
      <w:keepNext/>
      <w:spacing w:before="60" w:line="360" w:lineRule="auto"/>
      <w:ind w:left="1000" w:hanging="200"/>
      <w:jc w:val="both"/>
    </w:pPr>
    <w:rPr>
      <w:rFonts w:ascii="Arial" w:eastAsia="Batang" w:hAnsi="Arial"/>
      <w:sz w:val="20"/>
      <w:szCs w:val="20"/>
    </w:rPr>
  </w:style>
  <w:style w:type="paragraph" w:styleId="42">
    <w:name w:val="index 4"/>
    <w:basedOn w:val="a1"/>
    <w:next w:val="a1"/>
    <w:qFormat/>
    <w:pPr>
      <w:keepNext/>
      <w:spacing w:line="360" w:lineRule="auto"/>
      <w:ind w:left="800" w:hanging="200"/>
      <w:jc w:val="center"/>
    </w:pPr>
    <w:rPr>
      <w:rFonts w:eastAsia="Arial Unicode MS"/>
      <w:bCs/>
      <w:sz w:val="20"/>
      <w:szCs w:val="20"/>
    </w:rPr>
  </w:style>
  <w:style w:type="paragraph" w:styleId="af3">
    <w:name w:val="header"/>
    <w:basedOn w:val="a1"/>
    <w:link w:val="af4"/>
    <w:uiPriority w:val="99"/>
    <w:unhideWhenUsed/>
    <w:qFormat/>
    <w:pPr>
      <w:keepNext/>
      <w:tabs>
        <w:tab w:val="center" w:pos="4677"/>
        <w:tab w:val="right" w:pos="9355"/>
      </w:tabs>
      <w:jc w:val="center"/>
    </w:pPr>
    <w:rPr>
      <w:sz w:val="28"/>
    </w:rPr>
  </w:style>
  <w:style w:type="paragraph" w:styleId="91">
    <w:name w:val="toc 9"/>
    <w:basedOn w:val="a1"/>
    <w:next w:val="a1"/>
    <w:qFormat/>
    <w:pPr>
      <w:keepNext/>
      <w:spacing w:line="360" w:lineRule="auto"/>
      <w:ind w:left="1920"/>
      <w:jc w:val="center"/>
    </w:pPr>
    <w:rPr>
      <w:sz w:val="18"/>
      <w:szCs w:val="21"/>
    </w:rPr>
  </w:style>
  <w:style w:type="paragraph" w:styleId="72">
    <w:name w:val="toc 7"/>
    <w:basedOn w:val="a1"/>
    <w:next w:val="a1"/>
    <w:link w:val="73"/>
    <w:qFormat/>
    <w:pPr>
      <w:keepNext/>
      <w:spacing w:line="360" w:lineRule="auto"/>
      <w:ind w:left="1440"/>
      <w:jc w:val="center"/>
    </w:pPr>
    <w:rPr>
      <w:sz w:val="18"/>
      <w:szCs w:val="21"/>
    </w:rPr>
  </w:style>
  <w:style w:type="paragraph" w:styleId="61">
    <w:name w:val="index 6"/>
    <w:basedOn w:val="a1"/>
    <w:next w:val="a1"/>
    <w:qFormat/>
    <w:pPr>
      <w:keepNext/>
      <w:spacing w:before="60" w:line="360" w:lineRule="auto"/>
      <w:ind w:left="1200" w:hanging="200"/>
      <w:jc w:val="both"/>
    </w:pPr>
    <w:rPr>
      <w:rFonts w:ascii="Arial" w:eastAsia="Batang" w:hAnsi="Arial"/>
      <w:sz w:val="20"/>
      <w:szCs w:val="20"/>
    </w:rPr>
  </w:style>
  <w:style w:type="paragraph" w:styleId="82">
    <w:name w:val="index 8"/>
    <w:basedOn w:val="a1"/>
    <w:next w:val="a1"/>
    <w:qFormat/>
    <w:pPr>
      <w:keepNext/>
      <w:tabs>
        <w:tab w:val="left" w:pos="360"/>
      </w:tabs>
      <w:spacing w:line="360" w:lineRule="auto"/>
      <w:ind w:left="1600" w:hanging="200"/>
      <w:jc w:val="center"/>
    </w:pPr>
    <w:rPr>
      <w:rFonts w:eastAsia="Arial Unicode MS"/>
      <w:bCs/>
      <w:sz w:val="20"/>
      <w:szCs w:val="20"/>
    </w:rPr>
  </w:style>
  <w:style w:type="paragraph" w:styleId="af5">
    <w:name w:val="Body Text"/>
    <w:basedOn w:val="a1"/>
    <w:link w:val="af6"/>
    <w:qFormat/>
    <w:pPr>
      <w:keepNext/>
      <w:spacing w:after="120" w:line="360" w:lineRule="auto"/>
      <w:jc w:val="center"/>
    </w:pPr>
    <w:rPr>
      <w:sz w:val="28"/>
    </w:rPr>
  </w:style>
  <w:style w:type="paragraph" w:styleId="92">
    <w:name w:val="index 9"/>
    <w:basedOn w:val="a1"/>
    <w:next w:val="a1"/>
    <w:qFormat/>
    <w:pPr>
      <w:keepNext/>
      <w:spacing w:before="60" w:line="360" w:lineRule="auto"/>
      <w:ind w:left="1800" w:hanging="200"/>
      <w:jc w:val="both"/>
    </w:pPr>
    <w:rPr>
      <w:rFonts w:ascii="Arial" w:eastAsia="Batang" w:hAnsi="Arial"/>
      <w:sz w:val="20"/>
      <w:szCs w:val="20"/>
    </w:rPr>
  </w:style>
  <w:style w:type="paragraph" w:styleId="43">
    <w:name w:val="List Number 4"/>
    <w:basedOn w:val="a1"/>
    <w:qFormat/>
    <w:pPr>
      <w:keepNext/>
      <w:tabs>
        <w:tab w:val="left" w:pos="1209"/>
        <w:tab w:val="left" w:pos="2214"/>
      </w:tabs>
      <w:spacing w:line="360" w:lineRule="auto"/>
      <w:ind w:left="1209" w:hanging="414"/>
      <w:jc w:val="center"/>
    </w:pPr>
    <w:rPr>
      <w:sz w:val="28"/>
      <w:szCs w:val="20"/>
    </w:rPr>
  </w:style>
  <w:style w:type="paragraph" w:styleId="af7">
    <w:name w:val="toa heading"/>
    <w:basedOn w:val="a1"/>
    <w:next w:val="a1"/>
    <w:qFormat/>
    <w:pPr>
      <w:keepNext/>
      <w:spacing w:before="120" w:line="360" w:lineRule="auto"/>
      <w:jc w:val="center"/>
    </w:pPr>
    <w:rPr>
      <w:rFonts w:ascii="Arial" w:eastAsia="Arial Unicode MS" w:hAnsi="Arial" w:cs="Arial"/>
      <w:b/>
      <w:sz w:val="28"/>
    </w:rPr>
  </w:style>
  <w:style w:type="paragraph" w:styleId="af8">
    <w:name w:val="index heading"/>
    <w:basedOn w:val="a1"/>
    <w:next w:val="17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line="360" w:lineRule="auto"/>
      <w:ind w:firstLine="720"/>
      <w:jc w:val="both"/>
    </w:pPr>
    <w:rPr>
      <w:rFonts w:ascii="Arial" w:eastAsia="Batang" w:hAnsi="Arial"/>
      <w:sz w:val="20"/>
      <w:szCs w:val="20"/>
    </w:rPr>
  </w:style>
  <w:style w:type="paragraph" w:styleId="18">
    <w:name w:val="toc 1"/>
    <w:basedOn w:val="a1"/>
    <w:next w:val="a1"/>
    <w:uiPriority w:val="39"/>
    <w:qFormat/>
    <w:pPr>
      <w:keepNext/>
      <w:tabs>
        <w:tab w:val="left" w:pos="426"/>
        <w:tab w:val="right" w:leader="dot" w:pos="9354"/>
      </w:tabs>
      <w:spacing w:line="360" w:lineRule="auto"/>
      <w:jc w:val="both"/>
    </w:pPr>
    <w:rPr>
      <w:bCs/>
      <w:color w:val="000000" w:themeColor="text1"/>
      <w:sz w:val="28"/>
    </w:rPr>
  </w:style>
  <w:style w:type="paragraph" w:styleId="62">
    <w:name w:val="toc 6"/>
    <w:basedOn w:val="a1"/>
    <w:next w:val="a1"/>
    <w:qFormat/>
    <w:pPr>
      <w:keepNext/>
      <w:spacing w:line="360" w:lineRule="auto"/>
      <w:ind w:left="1200"/>
      <w:jc w:val="center"/>
    </w:pPr>
    <w:rPr>
      <w:sz w:val="18"/>
      <w:szCs w:val="21"/>
    </w:rPr>
  </w:style>
  <w:style w:type="paragraph" w:styleId="35">
    <w:name w:val="toc 3"/>
    <w:basedOn w:val="a1"/>
    <w:next w:val="a1"/>
    <w:link w:val="36"/>
    <w:uiPriority w:val="39"/>
    <w:qFormat/>
    <w:pPr>
      <w:keepNext/>
      <w:tabs>
        <w:tab w:val="left" w:pos="709"/>
        <w:tab w:val="left" w:pos="1276"/>
        <w:tab w:val="right" w:leader="dot" w:pos="9354"/>
      </w:tabs>
      <w:spacing w:line="360" w:lineRule="auto"/>
      <w:ind w:left="567"/>
      <w:jc w:val="both"/>
    </w:pPr>
    <w:rPr>
      <w:iCs/>
      <w:sz w:val="28"/>
    </w:rPr>
  </w:style>
  <w:style w:type="paragraph" w:styleId="26">
    <w:name w:val="toc 2"/>
    <w:basedOn w:val="a1"/>
    <w:next w:val="a1"/>
    <w:uiPriority w:val="39"/>
    <w:qFormat/>
    <w:pPr>
      <w:keepNext/>
      <w:tabs>
        <w:tab w:val="left" w:pos="851"/>
        <w:tab w:val="left" w:pos="1134"/>
        <w:tab w:val="right" w:leader="dot" w:pos="9354"/>
      </w:tabs>
      <w:spacing w:line="360" w:lineRule="auto"/>
      <w:ind w:left="284"/>
      <w:jc w:val="both"/>
    </w:pPr>
    <w:rPr>
      <w:sz w:val="28"/>
    </w:rPr>
  </w:style>
  <w:style w:type="paragraph" w:styleId="44">
    <w:name w:val="toc 4"/>
    <w:basedOn w:val="a1"/>
    <w:next w:val="a1"/>
    <w:uiPriority w:val="39"/>
    <w:qFormat/>
    <w:pPr>
      <w:keepNext/>
      <w:tabs>
        <w:tab w:val="left" w:pos="142"/>
        <w:tab w:val="left" w:pos="851"/>
        <w:tab w:val="left" w:pos="1680"/>
        <w:tab w:val="right" w:leader="dot" w:pos="9345"/>
      </w:tabs>
      <w:spacing w:line="360" w:lineRule="auto"/>
      <w:ind w:left="851" w:hanging="851"/>
      <w:jc w:val="center"/>
    </w:pPr>
  </w:style>
  <w:style w:type="paragraph" w:styleId="52">
    <w:name w:val="toc 5"/>
    <w:basedOn w:val="a1"/>
    <w:next w:val="a1"/>
    <w:qFormat/>
    <w:pPr>
      <w:keepNext/>
      <w:spacing w:line="360" w:lineRule="auto"/>
      <w:ind w:left="960"/>
      <w:jc w:val="center"/>
    </w:pPr>
    <w:rPr>
      <w:sz w:val="18"/>
      <w:szCs w:val="21"/>
    </w:rPr>
  </w:style>
  <w:style w:type="paragraph" w:styleId="53">
    <w:name w:val="List Bullet 5"/>
    <w:basedOn w:val="11"/>
    <w:uiPriority w:val="99"/>
    <w:qFormat/>
    <w:pPr>
      <w:numPr>
        <w:numId w:val="0"/>
      </w:numPr>
      <w:ind w:left="2835" w:hanging="425"/>
    </w:pPr>
  </w:style>
  <w:style w:type="paragraph" w:customStyle="1" w:styleId="11">
    <w:name w:val="маркированный список1"/>
    <w:basedOn w:val="a1"/>
    <w:uiPriority w:val="99"/>
    <w:qFormat/>
    <w:pPr>
      <w:numPr>
        <w:numId w:val="2"/>
      </w:numPr>
      <w:spacing w:line="360" w:lineRule="auto"/>
      <w:jc w:val="both"/>
    </w:pPr>
    <w:rPr>
      <w:szCs w:val="20"/>
    </w:rPr>
  </w:style>
  <w:style w:type="paragraph" w:styleId="4">
    <w:name w:val="List Bullet 4"/>
    <w:basedOn w:val="11"/>
    <w:qFormat/>
    <w:pPr>
      <w:numPr>
        <w:ilvl w:val="4"/>
        <w:numId w:val="3"/>
      </w:numPr>
      <w:ind w:left="2410" w:hanging="425"/>
      <w:contextualSpacing/>
    </w:pPr>
    <w:rPr>
      <w:rFonts w:eastAsia="Calibri"/>
      <w:sz w:val="28"/>
      <w:szCs w:val="24"/>
      <w:shd w:val="clear" w:color="auto" w:fill="FFFFFF"/>
      <w:lang w:eastAsia="en-US"/>
    </w:rPr>
  </w:style>
  <w:style w:type="paragraph" w:styleId="af9">
    <w:name w:val="Body Text Indent"/>
    <w:basedOn w:val="a1"/>
    <w:link w:val="afa"/>
    <w:uiPriority w:val="99"/>
    <w:semiHidden/>
    <w:unhideWhenUsed/>
    <w:qFormat/>
    <w:pPr>
      <w:keepNext/>
      <w:spacing w:after="120" w:line="360" w:lineRule="auto"/>
      <w:ind w:left="283"/>
      <w:jc w:val="center"/>
    </w:pPr>
    <w:rPr>
      <w:sz w:val="28"/>
    </w:rPr>
  </w:style>
  <w:style w:type="paragraph" w:styleId="afb">
    <w:name w:val="List Bullet"/>
    <w:basedOn w:val="a1"/>
    <w:qFormat/>
    <w:pPr>
      <w:keepNext/>
      <w:tabs>
        <w:tab w:val="left" w:pos="360"/>
      </w:tabs>
      <w:spacing w:line="360" w:lineRule="auto"/>
      <w:ind w:left="360" w:hanging="360"/>
      <w:jc w:val="center"/>
    </w:pPr>
    <w:rPr>
      <w:sz w:val="28"/>
    </w:rPr>
  </w:style>
  <w:style w:type="paragraph" w:styleId="20">
    <w:name w:val="List Bullet 2"/>
    <w:basedOn w:val="-11"/>
    <w:uiPriority w:val="99"/>
    <w:qFormat/>
    <w:pPr>
      <w:keepNext w:val="0"/>
      <w:numPr>
        <w:ilvl w:val="2"/>
        <w:numId w:val="4"/>
      </w:numPr>
      <w:shd w:val="clear" w:color="auto" w:fill="FFFFFF"/>
      <w:tabs>
        <w:tab w:val="left" w:pos="708"/>
      </w:tabs>
      <w:suppressAutoHyphens w:val="0"/>
      <w:spacing w:before="0"/>
      <w:textAlignment w:val="auto"/>
    </w:pPr>
    <w:rPr>
      <w:szCs w:val="28"/>
    </w:rPr>
  </w:style>
  <w:style w:type="paragraph" w:customStyle="1" w:styleId="-11">
    <w:name w:val="Цветной список - Акцент 11"/>
    <w:basedOn w:val="a1"/>
    <w:uiPriority w:val="99"/>
    <w:qFormat/>
    <w:pPr>
      <w:keepNext/>
      <w:suppressAutoHyphens/>
      <w:spacing w:before="120" w:line="360" w:lineRule="auto"/>
      <w:ind w:left="720" w:firstLine="567"/>
      <w:jc w:val="both"/>
      <w:textAlignment w:val="baseline"/>
    </w:pPr>
    <w:rPr>
      <w:sz w:val="28"/>
    </w:rPr>
  </w:style>
  <w:style w:type="paragraph" w:styleId="30">
    <w:name w:val="List Bullet 3"/>
    <w:basedOn w:val="afc"/>
    <w:uiPriority w:val="99"/>
    <w:qFormat/>
    <w:pPr>
      <w:numPr>
        <w:numId w:val="5"/>
      </w:numPr>
    </w:pPr>
  </w:style>
  <w:style w:type="paragraph" w:customStyle="1" w:styleId="afc">
    <w:name w:val="Текст документа"/>
    <w:basedOn w:val="a1"/>
    <w:qFormat/>
    <w:pPr>
      <w:spacing w:line="360" w:lineRule="auto"/>
      <w:ind w:firstLine="851"/>
      <w:jc w:val="both"/>
    </w:pPr>
    <w:rPr>
      <w:sz w:val="28"/>
      <w:szCs w:val="28"/>
    </w:rPr>
  </w:style>
  <w:style w:type="paragraph" w:styleId="afd">
    <w:name w:val="Title"/>
    <w:basedOn w:val="a1"/>
    <w:next w:val="af5"/>
    <w:link w:val="afe"/>
    <w:qFormat/>
    <w:pPr>
      <w:keepNext/>
      <w:spacing w:line="360" w:lineRule="auto"/>
      <w:jc w:val="center"/>
    </w:pPr>
    <w:rPr>
      <w:b/>
      <w:sz w:val="28"/>
      <w:szCs w:val="20"/>
      <w:lang w:val="zh-CN" w:eastAsia="zh-CN"/>
    </w:rPr>
  </w:style>
  <w:style w:type="paragraph" w:styleId="aff">
    <w:name w:val="footer"/>
    <w:basedOn w:val="a1"/>
    <w:uiPriority w:val="99"/>
    <w:qFormat/>
    <w:pPr>
      <w:keepNext/>
      <w:tabs>
        <w:tab w:val="center" w:pos="4677"/>
        <w:tab w:val="right" w:pos="9355"/>
      </w:tabs>
      <w:spacing w:line="360" w:lineRule="auto"/>
      <w:jc w:val="center"/>
    </w:pPr>
    <w:rPr>
      <w:sz w:val="28"/>
    </w:rPr>
  </w:style>
  <w:style w:type="paragraph" w:styleId="aff0">
    <w:name w:val="List Number"/>
    <w:basedOn w:val="a1"/>
    <w:qFormat/>
    <w:pPr>
      <w:keepNext/>
      <w:spacing w:line="360" w:lineRule="auto"/>
      <w:jc w:val="both"/>
    </w:pPr>
    <w:rPr>
      <w:sz w:val="28"/>
    </w:rPr>
  </w:style>
  <w:style w:type="paragraph" w:styleId="aff1">
    <w:name w:val="List"/>
    <w:basedOn w:val="a1"/>
    <w:qFormat/>
    <w:pPr>
      <w:keepNext/>
      <w:spacing w:line="360" w:lineRule="auto"/>
      <w:ind w:left="283" w:hanging="283"/>
      <w:contextualSpacing/>
      <w:jc w:val="center"/>
    </w:pPr>
    <w:rPr>
      <w:sz w:val="28"/>
    </w:rPr>
  </w:style>
  <w:style w:type="paragraph" w:styleId="aff2">
    <w:name w:val="Normal (Web)"/>
    <w:basedOn w:val="a1"/>
    <w:uiPriority w:val="99"/>
    <w:qFormat/>
    <w:pPr>
      <w:keepNext/>
      <w:spacing w:beforeAutospacing="1" w:afterAutospacing="1" w:line="360" w:lineRule="auto"/>
      <w:jc w:val="center"/>
    </w:pPr>
    <w:rPr>
      <w:rFonts w:ascii="Verdana" w:hAnsi="Verdana"/>
      <w:color w:val="000000"/>
      <w:sz w:val="21"/>
      <w:szCs w:val="21"/>
    </w:rPr>
  </w:style>
  <w:style w:type="paragraph" w:styleId="37">
    <w:name w:val="Body Text 3"/>
    <w:basedOn w:val="a1"/>
    <w:link w:val="310"/>
    <w:semiHidden/>
    <w:unhideWhenUsed/>
    <w:qFormat/>
    <w:pPr>
      <w:keepNext/>
      <w:spacing w:after="120" w:line="360" w:lineRule="auto"/>
      <w:jc w:val="center"/>
    </w:pPr>
    <w:rPr>
      <w:sz w:val="16"/>
      <w:szCs w:val="16"/>
    </w:rPr>
  </w:style>
  <w:style w:type="paragraph" w:styleId="27">
    <w:name w:val="List Continue 2"/>
    <w:basedOn w:val="a1"/>
    <w:qFormat/>
    <w:pPr>
      <w:keepNext/>
      <w:spacing w:before="60" w:after="120" w:line="360" w:lineRule="auto"/>
      <w:ind w:left="566" w:firstLine="454"/>
      <w:jc w:val="both"/>
    </w:pPr>
    <w:rPr>
      <w:rFonts w:ascii="Arial" w:hAnsi="Arial"/>
      <w:sz w:val="20"/>
      <w:szCs w:val="20"/>
    </w:rPr>
  </w:style>
  <w:style w:type="paragraph" w:styleId="54">
    <w:name w:val="List Continue 5"/>
    <w:basedOn w:val="a1"/>
    <w:qFormat/>
    <w:pPr>
      <w:keepNext/>
      <w:spacing w:before="60" w:after="120" w:line="360" w:lineRule="auto"/>
      <w:ind w:left="1415" w:firstLine="454"/>
      <w:jc w:val="both"/>
    </w:pPr>
    <w:rPr>
      <w:rFonts w:ascii="Arial" w:hAnsi="Arial"/>
      <w:sz w:val="20"/>
      <w:szCs w:val="20"/>
    </w:rPr>
  </w:style>
  <w:style w:type="paragraph" w:styleId="HTML1">
    <w:name w:val="HTML Preformatted"/>
    <w:basedOn w:val="a1"/>
    <w:uiPriority w:val="99"/>
    <w:qFormat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60" w:lineRule="auto"/>
      <w:jc w:val="center"/>
    </w:pPr>
    <w:rPr>
      <w:rFonts w:ascii="Courier New" w:hAnsi="Courier New"/>
      <w:sz w:val="28"/>
      <w:szCs w:val="20"/>
      <w:lang w:val="zh-CN" w:eastAsia="zh-CN"/>
    </w:rPr>
  </w:style>
  <w:style w:type="paragraph" w:styleId="aff3">
    <w:name w:val="Block Text"/>
    <w:basedOn w:val="a1"/>
    <w:qFormat/>
    <w:pPr>
      <w:keepNext/>
      <w:shd w:val="clear" w:color="auto" w:fill="FFFFFF"/>
      <w:spacing w:before="60" w:after="60" w:line="360" w:lineRule="auto"/>
      <w:ind w:left="993" w:right="-261" w:hanging="297"/>
      <w:jc w:val="both"/>
    </w:pPr>
    <w:rPr>
      <w:rFonts w:ascii="Arial" w:hAnsi="Arial"/>
      <w:color w:val="000000"/>
      <w:sz w:val="20"/>
    </w:rPr>
  </w:style>
  <w:style w:type="table" w:styleId="28">
    <w:name w:val="Table Grid 2"/>
    <w:basedOn w:val="a3"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Grid 6"/>
    <w:basedOn w:val="a3"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aff4">
    <w:name w:val="Table Grid"/>
    <w:basedOn w:val="a3"/>
    <w:uiPriority w:val="3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Table Contemporary"/>
    <w:basedOn w:val="a3"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9">
    <w:name w:val="Маркированный 2"/>
    <w:basedOn w:val="2"/>
    <w:qFormat/>
  </w:style>
  <w:style w:type="paragraph" w:customStyle="1" w:styleId="2">
    <w:name w:val="маркированный список 2"/>
    <w:basedOn w:val="aff6"/>
    <w:qFormat/>
    <w:rsid w:val="004E2224"/>
    <w:pPr>
      <w:keepNext w:val="0"/>
      <w:numPr>
        <w:ilvl w:val="1"/>
        <w:numId w:val="6"/>
      </w:numPr>
      <w:shd w:val="clear" w:color="auto" w:fill="FFFFFF"/>
      <w:ind w:left="1560" w:hanging="426"/>
      <w:jc w:val="both"/>
    </w:pPr>
    <w:rPr>
      <w:rFonts w:eastAsia="Calibri"/>
      <w:szCs w:val="28"/>
      <w:shd w:val="clear" w:color="auto" w:fill="FFFFFF"/>
      <w:lang w:eastAsia="en-US"/>
    </w:rPr>
  </w:style>
  <w:style w:type="paragraph" w:styleId="aff6">
    <w:name w:val="List Paragraph"/>
    <w:basedOn w:val="a1"/>
    <w:uiPriority w:val="34"/>
    <w:qFormat/>
    <w:pPr>
      <w:keepNext/>
      <w:spacing w:line="360" w:lineRule="auto"/>
      <w:ind w:left="720"/>
      <w:contextualSpacing/>
      <w:jc w:val="center"/>
    </w:pPr>
    <w:rPr>
      <w:sz w:val="28"/>
    </w:rPr>
  </w:style>
  <w:style w:type="character" w:customStyle="1" w:styleId="55">
    <w:name w:val="Заголовок 5 Знак"/>
    <w:qFormat/>
    <w:rPr>
      <w:b/>
      <w:bCs/>
      <w:i/>
      <w:iCs/>
      <w:sz w:val="26"/>
      <w:szCs w:val="26"/>
      <w:lang w:val="ru-RU" w:eastAsia="ru-RU" w:bidi="ar-SA"/>
    </w:rPr>
  </w:style>
  <w:style w:type="character" w:customStyle="1" w:styleId="-">
    <w:name w:val="Интернет-ссылка"/>
    <w:uiPriority w:val="99"/>
    <w:rPr>
      <w:color w:val="0000FF"/>
      <w:u w:val="single"/>
    </w:rPr>
  </w:style>
  <w:style w:type="character" w:customStyle="1" w:styleId="aff7">
    <w:name w:val="Нумерованный список Знак"/>
    <w:qFormat/>
    <w:rPr>
      <w:sz w:val="24"/>
      <w:szCs w:val="24"/>
      <w:lang w:val="ru-RU" w:eastAsia="ru-RU" w:bidi="ar-SA"/>
    </w:rPr>
  </w:style>
  <w:style w:type="character" w:customStyle="1" w:styleId="aff8">
    <w:name w:val="Текст документа Знак Знак"/>
    <w:qFormat/>
    <w:rPr>
      <w:sz w:val="24"/>
      <w:szCs w:val="24"/>
      <w:lang w:val="ru-RU" w:eastAsia="ru-RU" w:bidi="ar-SA"/>
    </w:rPr>
  </w:style>
  <w:style w:type="character" w:customStyle="1" w:styleId="19">
    <w:name w:val="Заголовок 1 Знак"/>
    <w:qFormat/>
    <w:locked/>
    <w:rPr>
      <w:b/>
      <w:bCs/>
      <w:kern w:val="2"/>
      <w:sz w:val="28"/>
      <w:szCs w:val="28"/>
      <w:lang w:eastAsia="zh-CN"/>
    </w:rPr>
  </w:style>
  <w:style w:type="character" w:customStyle="1" w:styleId="313">
    <w:name w:val="Стиль Заголовок 3 + 13 пт Знак"/>
    <w:qFormat/>
    <w:rPr>
      <w:b/>
      <w:bCs/>
      <w:sz w:val="26"/>
      <w:szCs w:val="26"/>
      <w:lang w:val="zh-CN" w:eastAsia="zh-CN"/>
    </w:rPr>
  </w:style>
  <w:style w:type="character" w:customStyle="1" w:styleId="aff9">
    <w:name w:val="Текст Знак"/>
    <w:qFormat/>
    <w:rPr>
      <w:sz w:val="28"/>
      <w:lang w:val="ru-RU" w:eastAsia="ru-RU" w:bidi="ar-SA"/>
    </w:rPr>
  </w:style>
  <w:style w:type="character" w:customStyle="1" w:styleId="affa">
    <w:name w:val="Список маркированный Знак"/>
    <w:uiPriority w:val="99"/>
    <w:qFormat/>
    <w:rPr>
      <w:rFonts w:cs="Arial"/>
      <w:sz w:val="24"/>
      <w:lang w:eastAsia="en-US"/>
    </w:rPr>
  </w:style>
  <w:style w:type="character" w:customStyle="1" w:styleId="affb">
    <w:name w:val="Спис. Знак"/>
    <w:uiPriority w:val="99"/>
    <w:qFormat/>
    <w:rPr>
      <w:rFonts w:eastAsia="Calibri"/>
      <w:sz w:val="28"/>
      <w:szCs w:val="28"/>
      <w:lang w:val="zh-CN" w:eastAsia="zh-CN"/>
    </w:rPr>
  </w:style>
  <w:style w:type="character" w:customStyle="1" w:styleId="2a">
    <w:name w:val="Спис.2 Знак"/>
    <w:qFormat/>
    <w:rPr>
      <w:rFonts w:eastAsia="Calibri"/>
      <w:sz w:val="28"/>
      <w:szCs w:val="28"/>
      <w:lang w:val="zh-CN" w:eastAsia="zh-CN"/>
    </w:rPr>
  </w:style>
  <w:style w:type="character" w:customStyle="1" w:styleId="1a">
    <w:name w:val="текст документа Знак1"/>
    <w:qFormat/>
    <w:rPr>
      <w:sz w:val="24"/>
      <w:szCs w:val="24"/>
      <w:lang w:val="zh-CN" w:eastAsia="zh-CN"/>
    </w:rPr>
  </w:style>
  <w:style w:type="character" w:customStyle="1" w:styleId="1b">
    <w:name w:val="Должность 1 Знак"/>
    <w:qFormat/>
    <w:locked/>
    <w:rPr>
      <w:sz w:val="27"/>
      <w:szCs w:val="27"/>
    </w:rPr>
  </w:style>
  <w:style w:type="character" w:customStyle="1" w:styleId="1c">
    <w:name w:val="Дата 1 Знак"/>
    <w:qFormat/>
    <w:locked/>
    <w:rPr>
      <w:sz w:val="27"/>
      <w:szCs w:val="27"/>
    </w:rPr>
  </w:style>
  <w:style w:type="character" w:customStyle="1" w:styleId="1d">
    <w:name w:val="Обычный 1 Знак"/>
    <w:qFormat/>
    <w:locked/>
    <w:rPr>
      <w:sz w:val="24"/>
      <w:szCs w:val="24"/>
    </w:rPr>
  </w:style>
  <w:style w:type="character" w:customStyle="1" w:styleId="-10">
    <w:name w:val="Цветной список - Акцент 1 Знак"/>
    <w:uiPriority w:val="99"/>
    <w:qFormat/>
    <w:locked/>
    <w:rPr>
      <w:sz w:val="24"/>
      <w:szCs w:val="24"/>
    </w:rPr>
  </w:style>
  <w:style w:type="character" w:customStyle="1" w:styleId="1e">
    <w:name w:val="Сноска 1 Знак"/>
    <w:qFormat/>
    <w:rPr>
      <w:rFonts w:ascii="Courier New" w:hAnsi="Courier New" w:cs="Courier New"/>
      <w:sz w:val="22"/>
      <w:szCs w:val="22"/>
      <w:lang w:val="ru-RU" w:eastAsia="ru-RU"/>
    </w:rPr>
  </w:style>
  <w:style w:type="character" w:customStyle="1" w:styleId="112">
    <w:name w:val="Обычный 1 Знак1"/>
    <w:uiPriority w:val="99"/>
    <w:qFormat/>
    <w:locked/>
    <w:rPr>
      <w:kern w:val="2"/>
      <w:sz w:val="24"/>
      <w:szCs w:val="24"/>
    </w:rPr>
  </w:style>
  <w:style w:type="character" w:customStyle="1" w:styleId="1f">
    <w:name w:val="Титул текст 1 Знак"/>
    <w:qFormat/>
    <w:locked/>
    <w:rPr>
      <w:sz w:val="27"/>
      <w:szCs w:val="27"/>
    </w:rPr>
  </w:style>
  <w:style w:type="character" w:customStyle="1" w:styleId="affc">
    <w:name w:val="Привязка сноски"/>
    <w:rPr>
      <w:vertAlign w:val="superscript"/>
    </w:rPr>
  </w:style>
  <w:style w:type="character" w:customStyle="1" w:styleId="affd">
    <w:name w:val="Текст сноски Знак"/>
    <w:uiPriority w:val="99"/>
    <w:qFormat/>
    <w:locked/>
    <w:rPr>
      <w:spacing w:val="-5"/>
      <w:sz w:val="22"/>
      <w:szCs w:val="22"/>
    </w:rPr>
  </w:style>
  <w:style w:type="character" w:customStyle="1" w:styleId="1f0">
    <w:name w:val="Текст сноски Знак1"/>
    <w:basedOn w:val="a2"/>
    <w:uiPriority w:val="99"/>
    <w:qFormat/>
  </w:style>
  <w:style w:type="character" w:customStyle="1" w:styleId="159">
    <w:name w:val="Стиль По ширине Первая строка:  1.59 см Знак"/>
    <w:uiPriority w:val="99"/>
    <w:qFormat/>
    <w:locked/>
    <w:rPr>
      <w:sz w:val="24"/>
      <w:lang w:val="en-US"/>
    </w:rPr>
  </w:style>
  <w:style w:type="character" w:customStyle="1" w:styleId="affe">
    <w:name w:val="Рисунок Знак"/>
    <w:qFormat/>
    <w:rPr>
      <w:rFonts w:eastAsia="Calibri"/>
      <w:sz w:val="28"/>
      <w:szCs w:val="24"/>
    </w:rPr>
  </w:style>
  <w:style w:type="character" w:customStyle="1" w:styleId="1f1">
    <w:name w:val="Маркированный список 1 Знак"/>
    <w:link w:val="100"/>
    <w:qFormat/>
    <w:rPr>
      <w:sz w:val="28"/>
      <w:szCs w:val="28"/>
      <w:lang w:eastAsia="en-US"/>
    </w:rPr>
  </w:style>
  <w:style w:type="paragraph" w:customStyle="1" w:styleId="100">
    <w:name w:val="Текст в разделах + 10 пт курсив По центру Первая строка:  ..."/>
    <w:basedOn w:val="afff"/>
    <w:link w:val="1f1"/>
    <w:uiPriority w:val="99"/>
    <w:qFormat/>
    <w:pPr>
      <w:spacing w:before="240" w:line="360" w:lineRule="auto"/>
      <w:ind w:firstLine="0"/>
      <w:jc w:val="center"/>
    </w:pPr>
    <w:rPr>
      <w:i/>
      <w:iCs/>
      <w:sz w:val="20"/>
      <w:szCs w:val="20"/>
    </w:rPr>
  </w:style>
  <w:style w:type="paragraph" w:customStyle="1" w:styleId="afff">
    <w:name w:val="Текст в разделах"/>
    <w:basedOn w:val="a1"/>
    <w:qFormat/>
    <w:pPr>
      <w:keepNext/>
      <w:spacing w:after="120" w:line="288" w:lineRule="auto"/>
      <w:ind w:firstLine="709"/>
      <w:jc w:val="both"/>
    </w:pPr>
    <w:rPr>
      <w:sz w:val="28"/>
    </w:rPr>
  </w:style>
  <w:style w:type="character" w:customStyle="1" w:styleId="afff0">
    <w:name w:val="Маркированный список Знак"/>
    <w:qFormat/>
    <w:rPr>
      <w:sz w:val="24"/>
      <w:szCs w:val="24"/>
    </w:rPr>
  </w:style>
  <w:style w:type="character" w:customStyle="1" w:styleId="afff1">
    <w:name w:val="Текст примечания Знак"/>
    <w:uiPriority w:val="99"/>
    <w:qFormat/>
  </w:style>
  <w:style w:type="character" w:customStyle="1" w:styleId="afff2">
    <w:name w:val="Текст в разделах Знак"/>
    <w:qFormat/>
    <w:rPr>
      <w:sz w:val="24"/>
      <w:szCs w:val="24"/>
    </w:rPr>
  </w:style>
  <w:style w:type="character" w:customStyle="1" w:styleId="1f2">
    <w:name w:val="Уровень 1 Знак"/>
    <w:uiPriority w:val="99"/>
    <w:qFormat/>
    <w:locked/>
    <w:rPr>
      <w:sz w:val="28"/>
      <w:lang w:val="zh-CN" w:eastAsia="en-US"/>
    </w:rPr>
  </w:style>
  <w:style w:type="character" w:customStyle="1" w:styleId="70">
    <w:name w:val="Заголовок 7 Знак"/>
    <w:link w:val="7"/>
    <w:qFormat/>
    <w:locked/>
    <w:rPr>
      <w:sz w:val="28"/>
      <w:szCs w:val="24"/>
    </w:rPr>
  </w:style>
  <w:style w:type="character" w:customStyle="1" w:styleId="1f3">
    <w:name w:val="Текст документа Знак1"/>
    <w:qFormat/>
    <w:rPr>
      <w:sz w:val="28"/>
      <w:szCs w:val="28"/>
    </w:rPr>
  </w:style>
  <w:style w:type="character" w:customStyle="1" w:styleId="1f4">
    <w:name w:val="По центру Знак1"/>
    <w:link w:val="113"/>
    <w:qFormat/>
    <w:rPr>
      <w:sz w:val="28"/>
      <w:lang w:val="zh-CN" w:eastAsia="zh-CN"/>
    </w:rPr>
  </w:style>
  <w:style w:type="paragraph" w:customStyle="1" w:styleId="113">
    <w:name w:val="Стиль По центру + 11 пт полужирный"/>
    <w:basedOn w:val="a1"/>
    <w:link w:val="1f4"/>
    <w:qFormat/>
    <w:pPr>
      <w:keepNext/>
      <w:spacing w:after="120"/>
      <w:jc w:val="center"/>
    </w:pPr>
    <w:rPr>
      <w:b/>
      <w:bCs/>
      <w:sz w:val="22"/>
      <w:lang w:val="en-US" w:eastAsia="zh-CN"/>
    </w:rPr>
  </w:style>
  <w:style w:type="character" w:customStyle="1" w:styleId="114">
    <w:name w:val="Стиль По центру + 11 пт полужирный Знак"/>
    <w:qFormat/>
    <w:rPr>
      <w:b/>
      <w:bCs/>
      <w:sz w:val="22"/>
      <w:szCs w:val="24"/>
      <w:lang w:val="en-US" w:eastAsia="zh-CN"/>
    </w:rPr>
  </w:style>
  <w:style w:type="character" w:customStyle="1" w:styleId="afff3">
    <w:name w:val="Нижний колонтитул Знак"/>
    <w:uiPriority w:val="99"/>
    <w:qFormat/>
    <w:rPr>
      <w:sz w:val="24"/>
      <w:szCs w:val="24"/>
    </w:rPr>
  </w:style>
  <w:style w:type="character" w:customStyle="1" w:styleId="38">
    <w:name w:val="!Маркер 3 ур. Знак"/>
    <w:uiPriority w:val="99"/>
    <w:qFormat/>
    <w:rPr>
      <w:sz w:val="28"/>
      <w:szCs w:val="28"/>
      <w:lang w:val="zh-CN" w:eastAsia="zh-CN"/>
    </w:rPr>
  </w:style>
  <w:style w:type="character" w:customStyle="1" w:styleId="afff4">
    <w:name w:val="Математический"/>
    <w:qFormat/>
    <w:rPr>
      <w:rFonts w:ascii="Times New Roman" w:hAnsi="Times New Roman"/>
      <w:i/>
      <w:sz w:val="24"/>
    </w:rPr>
  </w:style>
  <w:style w:type="character" w:customStyle="1" w:styleId="afff5">
    <w:name w:val="Курсив Знак"/>
    <w:qFormat/>
    <w:rPr>
      <w:i/>
      <w:sz w:val="24"/>
      <w:lang w:val="ru-RU" w:eastAsia="ru-RU" w:bidi="ar-SA"/>
    </w:rPr>
  </w:style>
  <w:style w:type="character" w:customStyle="1" w:styleId="36">
    <w:name w:val="Оглавление 3 Знак"/>
    <w:link w:val="35"/>
    <w:uiPriority w:val="39"/>
    <w:qFormat/>
    <w:rPr>
      <w:iCs/>
      <w:sz w:val="28"/>
      <w:szCs w:val="24"/>
    </w:rPr>
  </w:style>
  <w:style w:type="character" w:customStyle="1" w:styleId="afff6">
    <w:name w:val="Текст концевой сноски Знак"/>
    <w:basedOn w:val="a2"/>
    <w:qFormat/>
  </w:style>
  <w:style w:type="character" w:customStyle="1" w:styleId="afff7">
    <w:name w:val="Привязка концевой сноски"/>
    <w:rPr>
      <w:vertAlign w:val="superscript"/>
    </w:rPr>
  </w:style>
  <w:style w:type="character" w:customStyle="1" w:styleId="2b">
    <w:name w:val="Текст документа Знак2"/>
    <w:qFormat/>
    <w:rPr>
      <w:sz w:val="24"/>
      <w:szCs w:val="24"/>
    </w:rPr>
  </w:style>
  <w:style w:type="character" w:customStyle="1" w:styleId="afff8">
    <w:name w:val="Название объекта Знак"/>
    <w:qFormat/>
    <w:rPr>
      <w:bCs/>
      <w:sz w:val="28"/>
      <w:szCs w:val="28"/>
    </w:rPr>
  </w:style>
  <w:style w:type="character" w:customStyle="1" w:styleId="60">
    <w:name w:val="Заголовок 6 Знак"/>
    <w:link w:val="6"/>
    <w:qFormat/>
    <w:rPr>
      <w:color w:val="000000" w:themeColor="text1"/>
      <w:sz w:val="28"/>
      <w:szCs w:val="22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80">
    <w:name w:val="Заголовок 8 Знак"/>
    <w:link w:val="8"/>
    <w:qFormat/>
    <w:rPr>
      <w:iCs/>
      <w:sz w:val="28"/>
      <w:szCs w:val="24"/>
    </w:rPr>
  </w:style>
  <w:style w:type="character" w:customStyle="1" w:styleId="90">
    <w:name w:val="Заголовок 9 Знак"/>
    <w:link w:val="9"/>
    <w:uiPriority w:val="99"/>
    <w:qFormat/>
    <w:rPr>
      <w:rFonts w:ascii="Arial" w:hAnsi="Arial" w:cs="Arial"/>
      <w:sz w:val="22"/>
      <w:szCs w:val="22"/>
    </w:rPr>
  </w:style>
  <w:style w:type="character" w:customStyle="1" w:styleId="afff9">
    <w:name w:val="Текст выноски Знак"/>
    <w:uiPriority w:val="99"/>
    <w:qFormat/>
    <w:rPr>
      <w:rFonts w:ascii="Tahoma" w:hAnsi="Tahoma" w:cs="Tahoma"/>
      <w:sz w:val="16"/>
      <w:szCs w:val="16"/>
    </w:rPr>
  </w:style>
  <w:style w:type="character" w:customStyle="1" w:styleId="1f5">
    <w:name w:val="Стиль Маркированный список 1 + Междустр.интервал:  одинарный Знак"/>
    <w:qFormat/>
    <w:locked/>
    <w:rPr>
      <w:sz w:val="24"/>
    </w:rPr>
  </w:style>
  <w:style w:type="character" w:customStyle="1" w:styleId="1f6">
    <w:name w:val="Маркированный список 1 Знак Знак"/>
    <w:qFormat/>
    <w:locked/>
    <w:rPr>
      <w:sz w:val="24"/>
      <w:szCs w:val="24"/>
    </w:rPr>
  </w:style>
  <w:style w:type="character" w:customStyle="1" w:styleId="afffa">
    <w:name w:val="основа Знак"/>
    <w:uiPriority w:val="99"/>
    <w:qFormat/>
    <w:locked/>
    <w:rPr>
      <w:sz w:val="24"/>
      <w:szCs w:val="24"/>
    </w:rPr>
  </w:style>
  <w:style w:type="character" w:customStyle="1" w:styleId="afffb">
    <w:name w:val="ОГЛАВЛ. Знак"/>
    <w:semiHidden/>
    <w:qFormat/>
    <w:locked/>
    <w:rPr>
      <w:b/>
      <w:sz w:val="24"/>
      <w:szCs w:val="24"/>
      <w:lang w:val="zh-CN" w:eastAsia="zh-CN"/>
    </w:rPr>
  </w:style>
  <w:style w:type="character" w:customStyle="1" w:styleId="afffc">
    <w:name w:val="текст документа Знак"/>
    <w:qFormat/>
    <w:rPr>
      <w:sz w:val="24"/>
      <w:szCs w:val="24"/>
      <w:lang w:val="ru-RU" w:eastAsia="ru-RU" w:bidi="ar-SA"/>
    </w:rPr>
  </w:style>
  <w:style w:type="character" w:customStyle="1" w:styleId="afffd">
    <w:name w:val="Список нумерованный первого уровня Знак"/>
    <w:qFormat/>
    <w:rPr>
      <w:sz w:val="28"/>
      <w:szCs w:val="28"/>
      <w:lang w:eastAsia="zh-CN"/>
    </w:rPr>
  </w:style>
  <w:style w:type="character" w:customStyle="1" w:styleId="afffe">
    <w:name w:val="Список нумерованный второго уровня Знак"/>
    <w:qFormat/>
    <w:rPr>
      <w:sz w:val="28"/>
      <w:szCs w:val="24"/>
      <w:lang w:val="zh-CN" w:eastAsia="zh-CN"/>
    </w:rPr>
  </w:style>
  <w:style w:type="character" w:customStyle="1" w:styleId="1f7">
    <w:name w:val="Стиль1 Знак"/>
    <w:uiPriority w:val="99"/>
    <w:qFormat/>
    <w:rPr>
      <w:b/>
      <w:bCs/>
      <w:iCs/>
      <w:sz w:val="28"/>
      <w:szCs w:val="28"/>
      <w:lang w:val="zh-CN" w:eastAsia="en-US"/>
    </w:rPr>
  </w:style>
  <w:style w:type="character" w:customStyle="1" w:styleId="1f8">
    <w:name w:val="маркер1 Знак"/>
    <w:uiPriority w:val="99"/>
    <w:qFormat/>
    <w:rPr>
      <w:sz w:val="28"/>
      <w:szCs w:val="24"/>
      <w:lang w:val="zh-CN" w:eastAsia="en-US"/>
    </w:rPr>
  </w:style>
  <w:style w:type="character" w:customStyle="1" w:styleId="affff">
    <w:name w:val="Тема примечания Знак"/>
    <w:qFormat/>
    <w:rPr>
      <w:b/>
      <w:bCs/>
    </w:rPr>
  </w:style>
  <w:style w:type="character" w:customStyle="1" w:styleId="1f9">
    <w:name w:val="Знак Знак1"/>
    <w:qFormat/>
    <w:rPr>
      <w:b/>
      <w:smallCaps/>
      <w:sz w:val="22"/>
      <w:szCs w:val="24"/>
      <w:lang w:val="ru-RU" w:eastAsia="ru-RU" w:bidi="ar-SA"/>
    </w:rPr>
  </w:style>
  <w:style w:type="character" w:customStyle="1" w:styleId="affff0">
    <w:name w:val="Основной полужирный"/>
    <w:qFormat/>
    <w:rPr>
      <w:b/>
    </w:rPr>
  </w:style>
  <w:style w:type="character" w:customStyle="1" w:styleId="affff1">
    <w:name w:val="Основной с тенью"/>
    <w:qFormat/>
  </w:style>
  <w:style w:type="character" w:customStyle="1" w:styleId="N1">
    <w:name w:val="Нумерованный список;N1 Знак Знак"/>
    <w:qFormat/>
    <w:rPr>
      <w:sz w:val="24"/>
      <w:szCs w:val="24"/>
      <w:lang w:val="ru-RU" w:eastAsia="ru-RU" w:bidi="ar-SA"/>
    </w:rPr>
  </w:style>
  <w:style w:type="character" w:customStyle="1" w:styleId="affff2">
    <w:name w:val="Основной курсив"/>
    <w:qFormat/>
    <w:rPr>
      <w:i/>
    </w:rPr>
  </w:style>
  <w:style w:type="character" w:customStyle="1" w:styleId="93">
    <w:name w:val="Основной 9"/>
    <w:qFormat/>
    <w:rPr>
      <w:sz w:val="18"/>
    </w:rPr>
  </w:style>
  <w:style w:type="character" w:customStyle="1" w:styleId="TimesNewRoman10">
    <w:name w:val="Основной Times New Roman полужирный курсив 10"/>
    <w:semiHidden/>
    <w:qFormat/>
    <w:rPr>
      <w:rFonts w:ascii="Times New Roman" w:hAnsi="Times New Roman"/>
      <w:b/>
      <w:i/>
      <w:iCs/>
      <w:sz w:val="20"/>
    </w:rPr>
  </w:style>
  <w:style w:type="character" w:customStyle="1" w:styleId="39">
    <w:name w:val="Основной текст 3 Знак"/>
    <w:basedOn w:val="a2"/>
    <w:qFormat/>
    <w:rPr>
      <w:rFonts w:ascii="Arial" w:hAnsi="Arial"/>
      <w:sz w:val="18"/>
      <w:lang w:val="zh-CN" w:eastAsia="zh-CN"/>
    </w:rPr>
  </w:style>
  <w:style w:type="character" w:customStyle="1" w:styleId="1fa">
    <w:name w:val="Обычный + Первая строка:  1 Знак"/>
    <w:qFormat/>
    <w:rPr>
      <w:rFonts w:ascii="Arial" w:hAnsi="Arial"/>
      <w:lang w:val="ru-RU" w:eastAsia="ru-RU" w:bidi="ar-SA"/>
    </w:rPr>
  </w:style>
  <w:style w:type="character" w:customStyle="1" w:styleId="affff3">
    <w:name w:val="Стиль Нумерованный список Знак"/>
    <w:qFormat/>
    <w:rPr>
      <w:b/>
      <w:sz w:val="24"/>
      <w:szCs w:val="24"/>
      <w:lang w:val="ru-RU" w:eastAsia="ru-RU" w:bidi="ar-SA"/>
    </w:rPr>
  </w:style>
  <w:style w:type="character" w:customStyle="1" w:styleId="affff4">
    <w:name w:val="Обычный (веб) Знак"/>
    <w:uiPriority w:val="99"/>
    <w:qFormat/>
    <w:rPr>
      <w:sz w:val="24"/>
      <w:szCs w:val="24"/>
      <w:lang w:val="ru-RU" w:eastAsia="ru-RU" w:bidi="ar-SA"/>
    </w:rPr>
  </w:style>
  <w:style w:type="character" w:customStyle="1" w:styleId="TimesNewRoman">
    <w:name w:val="Обычный + Times New Roman Знак"/>
    <w:qFormat/>
    <w:rPr>
      <w:b/>
      <w:bCs/>
      <w:sz w:val="24"/>
      <w:szCs w:val="24"/>
      <w:lang w:val="ru-RU" w:eastAsia="ru-RU" w:bidi="ar-SA"/>
    </w:rPr>
  </w:style>
  <w:style w:type="character" w:customStyle="1" w:styleId="1fb">
    <w:name w:val="Нумерованный список1"/>
    <w:qFormat/>
    <w:locked/>
    <w:rPr>
      <w:sz w:val="24"/>
      <w:szCs w:val="24"/>
      <w:lang w:val="ru-RU" w:eastAsia="ru-RU" w:bidi="ar-SA"/>
    </w:rPr>
  </w:style>
  <w:style w:type="character" w:customStyle="1" w:styleId="1fc">
    <w:name w:val="маркированный список 1 Знак"/>
    <w:qFormat/>
    <w:rsid w:val="004E2224"/>
  </w:style>
  <w:style w:type="character" w:customStyle="1" w:styleId="affff5">
    <w:name w:val="подпись рисунков Знак Знак"/>
    <w:qFormat/>
    <w:rPr>
      <w:sz w:val="18"/>
      <w:lang w:val="zh-CN" w:eastAsia="zh-CN"/>
    </w:rPr>
  </w:style>
  <w:style w:type="character" w:customStyle="1" w:styleId="1fd">
    <w:name w:val="маркированный список 1 Знак Знак"/>
    <w:qFormat/>
    <w:rPr>
      <w:rFonts w:ascii="Arial" w:hAnsi="Arial"/>
      <w:lang w:val="ru-RU" w:eastAsia="ru-RU" w:bidi="ar-SA"/>
    </w:rPr>
  </w:style>
  <w:style w:type="character" w:customStyle="1" w:styleId="2c">
    <w:name w:val="Маркированный список2 Знак"/>
    <w:qFormat/>
    <w:rPr>
      <w:sz w:val="28"/>
      <w:lang w:val="zh-CN" w:eastAsia="zh-CN"/>
    </w:rPr>
  </w:style>
  <w:style w:type="character" w:customStyle="1" w:styleId="2d">
    <w:name w:val="!мар2 Знак"/>
    <w:uiPriority w:val="99"/>
    <w:qFormat/>
    <w:rPr>
      <w:sz w:val="28"/>
      <w:lang w:val="zh-CN" w:eastAsia="zh-CN"/>
    </w:rPr>
  </w:style>
  <w:style w:type="character" w:customStyle="1" w:styleId="affff6">
    <w:name w:val="НУМ СП Знак"/>
    <w:uiPriority w:val="99"/>
    <w:qFormat/>
    <w:rPr>
      <w:sz w:val="28"/>
      <w:szCs w:val="24"/>
      <w:lang w:val="zh-CN" w:eastAsia="zh-CN"/>
    </w:rPr>
  </w:style>
  <w:style w:type="character" w:customStyle="1" w:styleId="73">
    <w:name w:val="Оглавление 7 Знак"/>
    <w:link w:val="72"/>
    <w:uiPriority w:val="99"/>
    <w:qFormat/>
    <w:rPr>
      <w:sz w:val="28"/>
      <w:szCs w:val="28"/>
      <w:lang w:eastAsia="zh-CN"/>
    </w:rPr>
  </w:style>
  <w:style w:type="character" w:customStyle="1" w:styleId="Normal">
    <w:name w:val="Normal Знак"/>
    <w:uiPriority w:val="99"/>
    <w:qFormat/>
    <w:locked/>
    <w:rPr>
      <w:rFonts w:ascii="Tahoma" w:hAnsi="Tahoma"/>
      <w:sz w:val="28"/>
      <w:szCs w:val="24"/>
      <w:lang w:val="zh-CN" w:eastAsia="zh-CN"/>
    </w:rPr>
  </w:style>
  <w:style w:type="character" w:customStyle="1" w:styleId="affff7">
    <w:name w:val="Схема документа Знак"/>
    <w:qFormat/>
    <w:locked/>
    <w:rPr>
      <w:rFonts w:ascii="Tahoma" w:hAnsi="Tahoma" w:cs="Tahoma"/>
      <w:sz w:val="24"/>
      <w:szCs w:val="24"/>
      <w:shd w:val="clear" w:color="auto" w:fill="000080"/>
    </w:rPr>
  </w:style>
  <w:style w:type="character" w:customStyle="1" w:styleId="2e">
    <w:name w:val="Обычный (веб) Знак2"/>
    <w:uiPriority w:val="99"/>
    <w:qFormat/>
    <w:locked/>
    <w:rPr>
      <w:rFonts w:ascii="Verdana" w:hAnsi="Verdana"/>
      <w:color w:val="000000"/>
      <w:sz w:val="21"/>
      <w:szCs w:val="21"/>
    </w:rPr>
  </w:style>
  <w:style w:type="character" w:customStyle="1" w:styleId="33">
    <w:name w:val="Заголовок 3 Знак"/>
    <w:link w:val="32"/>
    <w:uiPriority w:val="99"/>
    <w:qFormat/>
    <w:locked/>
    <w:rsid w:val="00097FA6"/>
    <w:rPr>
      <w:b/>
      <w:bCs/>
      <w:sz w:val="28"/>
      <w:szCs w:val="26"/>
    </w:rPr>
  </w:style>
  <w:style w:type="character" w:customStyle="1" w:styleId="1fe">
    <w:name w:val="Текст концевой сноски Знак1"/>
    <w:qFormat/>
  </w:style>
  <w:style w:type="character" w:customStyle="1" w:styleId="1ff">
    <w:name w:val="Стиль Заголовок 1 + не полужирный Знак"/>
    <w:qFormat/>
    <w:rPr>
      <w:rFonts w:ascii="Arial" w:hAnsi="Arial" w:cs="Arial"/>
      <w:b/>
      <w:bCs/>
      <w:caps/>
      <w:kern w:val="2"/>
      <w:sz w:val="32"/>
      <w:szCs w:val="32"/>
      <w:lang w:val="ru-RU" w:eastAsia="ru-RU" w:bidi="ar-SA"/>
    </w:rPr>
  </w:style>
  <w:style w:type="character" w:customStyle="1" w:styleId="115">
    <w:name w:val="Стиль Заголовок 1 + не полужирный1 Знак"/>
    <w:qFormat/>
    <w:rPr>
      <w:rFonts w:cs="Arial"/>
      <w:b/>
      <w:bCs/>
      <w:caps/>
      <w:kern w:val="2"/>
      <w:sz w:val="32"/>
      <w:szCs w:val="32"/>
      <w:lang w:val="ru-RU" w:eastAsia="ru-RU" w:bidi="ar-SA"/>
    </w:rPr>
  </w:style>
  <w:style w:type="character" w:customStyle="1" w:styleId="affff8">
    <w:name w:val="таблица Знак"/>
    <w:qFormat/>
    <w:rPr>
      <w:rFonts w:cs="Times New Roman"/>
      <w:sz w:val="24"/>
      <w:szCs w:val="24"/>
      <w:lang w:val="ru-RU" w:eastAsia="ru-RU" w:bidi="ar-SA"/>
    </w:rPr>
  </w:style>
  <w:style w:type="character" w:customStyle="1" w:styleId="1ff0">
    <w:name w:val="Слабое выделение1"/>
    <w:uiPriority w:val="19"/>
    <w:qFormat/>
    <w:rPr>
      <w:i/>
      <w:iCs/>
      <w:color w:val="808080"/>
    </w:rPr>
  </w:style>
  <w:style w:type="character" w:customStyle="1" w:styleId="affff9">
    <w:name w:val="название отчета Знак"/>
    <w:uiPriority w:val="99"/>
    <w:qFormat/>
    <w:locked/>
    <w:rPr>
      <w:b/>
      <w:i/>
      <w:sz w:val="28"/>
      <w:szCs w:val="24"/>
      <w:lang w:val="zh-CN" w:eastAsia="zh-CN"/>
    </w:rPr>
  </w:style>
  <w:style w:type="character" w:customStyle="1" w:styleId="affffa">
    <w:name w:val="четвертый Знак"/>
    <w:qFormat/>
    <w:locked/>
    <w:rPr>
      <w:rFonts w:ascii="Arial" w:hAnsi="Arial"/>
      <w:i/>
      <w:iCs/>
      <w:w w:val="120"/>
      <w:sz w:val="28"/>
      <w:szCs w:val="28"/>
      <w:shd w:val="clear" w:color="auto" w:fill="E6E6E6"/>
      <w:lang w:val="zh-CN" w:eastAsia="en-US"/>
    </w:rPr>
  </w:style>
  <w:style w:type="character" w:customStyle="1" w:styleId="affffb">
    <w:name w:val="Список технического задания Знак"/>
    <w:qFormat/>
    <w:locked/>
    <w:rPr>
      <w:rFonts w:eastAsia="Calibri"/>
      <w:sz w:val="26"/>
      <w:szCs w:val="26"/>
      <w:lang w:val="zh-CN" w:eastAsia="zh-CN"/>
    </w:rPr>
  </w:style>
  <w:style w:type="character" w:customStyle="1" w:styleId="83">
    <w:name w:val="РП 8. Список Знак"/>
    <w:uiPriority w:val="99"/>
    <w:qFormat/>
    <w:rPr>
      <w:sz w:val="28"/>
      <w:szCs w:val="24"/>
      <w:lang w:val="zh-CN" w:eastAsia="zh-CN"/>
    </w:rPr>
  </w:style>
  <w:style w:type="character" w:customStyle="1" w:styleId="41">
    <w:name w:val="Заголовок 4 Знак"/>
    <w:link w:val="40"/>
    <w:qFormat/>
    <w:rPr>
      <w:b/>
      <w:bCs/>
      <w:sz w:val="28"/>
      <w:szCs w:val="28"/>
    </w:rPr>
  </w:style>
  <w:style w:type="character" w:customStyle="1" w:styleId="affffc">
    <w:name w:val="курсивчик Знак"/>
    <w:qFormat/>
    <w:rPr>
      <w:bCs/>
      <w:iCs/>
      <w:color w:val="000000"/>
      <w:sz w:val="28"/>
      <w:szCs w:val="28"/>
      <w:lang w:val="zh-CN" w:eastAsia="en-US"/>
    </w:rPr>
  </w:style>
  <w:style w:type="character" w:customStyle="1" w:styleId="74">
    <w:name w:val="Стиль7 Знак"/>
    <w:uiPriority w:val="99"/>
    <w:qFormat/>
    <w:rPr>
      <w:sz w:val="28"/>
      <w:szCs w:val="24"/>
      <w:shd w:val="clear" w:color="auto" w:fill="E5E5E5"/>
      <w:lang w:val="zh-CN" w:eastAsia="zh-CN"/>
    </w:rPr>
  </w:style>
  <w:style w:type="character" w:customStyle="1" w:styleId="2f">
    <w:name w:val="Стиль2 Знак"/>
    <w:qFormat/>
    <w:rPr>
      <w:b/>
      <w:sz w:val="24"/>
    </w:rPr>
  </w:style>
  <w:style w:type="character" w:customStyle="1" w:styleId="HTML2">
    <w:name w:val="Стандартный HTML Знак"/>
    <w:basedOn w:val="a2"/>
    <w:uiPriority w:val="99"/>
    <w:qFormat/>
    <w:rPr>
      <w:rFonts w:ascii="Courier New" w:hAnsi="Courier New"/>
      <w:sz w:val="28"/>
      <w:lang w:val="zh-CN" w:eastAsia="zh-CN"/>
    </w:rPr>
  </w:style>
  <w:style w:type="character" w:customStyle="1" w:styleId="affffd">
    <w:name w:val="Подраздел Знак Знак"/>
    <w:qFormat/>
    <w:rPr>
      <w:b/>
      <w:bCs/>
      <w:sz w:val="28"/>
      <w:szCs w:val="24"/>
    </w:rPr>
  </w:style>
  <w:style w:type="character" w:customStyle="1" w:styleId="affffe">
    <w:name w:val="Основной Знак"/>
    <w:qFormat/>
    <w:rPr>
      <w:sz w:val="28"/>
      <w:lang w:val="zh-CN" w:eastAsia="zh-CN"/>
    </w:rPr>
  </w:style>
  <w:style w:type="character" w:customStyle="1" w:styleId="afffff">
    <w:name w:val="ТЕКСТ ТЗ"/>
    <w:qFormat/>
    <w:rPr>
      <w:sz w:val="28"/>
    </w:rPr>
  </w:style>
  <w:style w:type="character" w:customStyle="1" w:styleId="afffff0">
    <w:name w:val="Таблица Знак"/>
    <w:qFormat/>
    <w:rPr>
      <w:rFonts w:ascii="SchoolBook" w:hAnsi="SchoolBook"/>
      <w:sz w:val="26"/>
      <w:lang w:val="zh-CN" w:eastAsia="zh-CN"/>
    </w:rPr>
  </w:style>
  <w:style w:type="character" w:customStyle="1" w:styleId="afffff1">
    <w:name w:val="Таблица заголовок Знак"/>
    <w:qFormat/>
    <w:rPr>
      <w:b/>
      <w:sz w:val="24"/>
      <w:szCs w:val="24"/>
      <w:lang w:val="en-US" w:eastAsia="zh-CN"/>
    </w:rPr>
  </w:style>
  <w:style w:type="character" w:customStyle="1" w:styleId="1ff1">
    <w:name w:val="Нижний колонтитул Знак1"/>
    <w:semiHidden/>
    <w:qFormat/>
    <w:rPr>
      <w:sz w:val="24"/>
      <w:szCs w:val="24"/>
    </w:rPr>
  </w:style>
  <w:style w:type="character" w:customStyle="1" w:styleId="1ff2">
    <w:name w:val="Текст примечания Знак1"/>
    <w:semiHidden/>
    <w:qFormat/>
  </w:style>
  <w:style w:type="character" w:customStyle="1" w:styleId="1ff3">
    <w:name w:val="Схема документа Знак1"/>
    <w:semiHidden/>
    <w:qFormat/>
    <w:rPr>
      <w:rFonts w:ascii="Tahoma" w:hAnsi="Tahoma" w:cs="Tahoma"/>
      <w:sz w:val="16"/>
      <w:szCs w:val="16"/>
    </w:rPr>
  </w:style>
  <w:style w:type="character" w:customStyle="1" w:styleId="1ff4">
    <w:name w:val="Название Знак1"/>
    <w:qFormat/>
    <w:rPr>
      <w:rFonts w:ascii="Cambria" w:eastAsia="Times New Roman" w:hAnsi="Cambria" w:cs="Times New Roman"/>
      <w:color w:val="17365D"/>
      <w:spacing w:val="5"/>
      <w:kern w:val="2"/>
      <w:sz w:val="52"/>
      <w:szCs w:val="52"/>
    </w:rPr>
  </w:style>
  <w:style w:type="character" w:customStyle="1" w:styleId="1ff5">
    <w:name w:val="Тема примечания Знак1"/>
    <w:semiHidden/>
    <w:qFormat/>
    <w:rPr>
      <w:b/>
      <w:bCs/>
    </w:rPr>
  </w:style>
  <w:style w:type="character" w:customStyle="1" w:styleId="1ff6">
    <w:name w:val="Текст выноски Знак1"/>
    <w:semiHidden/>
    <w:qFormat/>
    <w:rPr>
      <w:rFonts w:ascii="Tahoma" w:hAnsi="Tahoma" w:cs="Tahoma"/>
      <w:sz w:val="16"/>
      <w:szCs w:val="16"/>
    </w:rPr>
  </w:style>
  <w:style w:type="character" w:customStyle="1" w:styleId="1ff7">
    <w:name w:val="Текст Знак1"/>
    <w:semiHidden/>
    <w:qFormat/>
    <w:rPr>
      <w:rFonts w:ascii="Consolas" w:hAnsi="Consolas" w:cs="Consolas"/>
      <w:sz w:val="21"/>
      <w:szCs w:val="21"/>
    </w:rPr>
  </w:style>
  <w:style w:type="character" w:customStyle="1" w:styleId="23">
    <w:name w:val="Заголовок 2 Знак"/>
    <w:link w:val="22"/>
    <w:qFormat/>
    <w:rPr>
      <w:b/>
      <w:bCs/>
      <w:sz w:val="28"/>
      <w:szCs w:val="28"/>
    </w:rPr>
  </w:style>
  <w:style w:type="character" w:customStyle="1" w:styleId="TimesNewRoman121">
    <w:name w:val="Стиль Times New Roman 12 пт полужирный курсив Первая строка:  1... Знак"/>
    <w:qFormat/>
    <w:rPr>
      <w:b/>
      <w:bCs/>
      <w:i/>
      <w:iCs/>
      <w:sz w:val="28"/>
    </w:rPr>
  </w:style>
  <w:style w:type="character" w:customStyle="1" w:styleId="1ff8">
    <w:name w:val="Дефис 1 Знак"/>
    <w:qFormat/>
    <w:locked/>
    <w:rPr>
      <w:rFonts w:eastAsia="Calibri"/>
      <w:sz w:val="28"/>
      <w:szCs w:val="24"/>
      <w:lang w:val="zh-CN" w:eastAsia="zh-CN"/>
    </w:rPr>
  </w:style>
  <w:style w:type="character" w:customStyle="1" w:styleId="1ff9">
    <w:name w:val="Таблица 1 Знак"/>
    <w:qFormat/>
    <w:locked/>
    <w:rPr>
      <w:b/>
      <w:sz w:val="27"/>
      <w:szCs w:val="27"/>
    </w:rPr>
  </w:style>
  <w:style w:type="character" w:customStyle="1" w:styleId="1ffa">
    <w:name w:val="Список многоуровневый 1 Знак"/>
    <w:qFormat/>
    <w:locked/>
    <w:rPr>
      <w:sz w:val="28"/>
      <w:szCs w:val="24"/>
      <w:lang w:val="zh-CN" w:eastAsia="zh-CN"/>
    </w:rPr>
  </w:style>
  <w:style w:type="character" w:customStyle="1" w:styleId="2f0">
    <w:name w:val="Заголовок 2 Приложение Знак"/>
    <w:qFormat/>
    <w:rPr>
      <w:b/>
      <w:bCs/>
      <w:spacing w:val="-2"/>
      <w:sz w:val="28"/>
      <w:szCs w:val="24"/>
      <w:lang w:val="zh-CN" w:eastAsia="zh-CN"/>
    </w:rPr>
  </w:style>
  <w:style w:type="character" w:customStyle="1" w:styleId="afffff2">
    <w:name w:val="Таблица шапка Знак"/>
    <w:qFormat/>
    <w:locked/>
    <w:rPr>
      <w:b/>
      <w:sz w:val="28"/>
      <w:szCs w:val="24"/>
    </w:rPr>
  </w:style>
  <w:style w:type="character" w:customStyle="1" w:styleId="afffff3">
    <w:name w:val="Таблица текст Знак"/>
    <w:qFormat/>
    <w:locked/>
    <w:rPr>
      <w:sz w:val="28"/>
      <w:szCs w:val="24"/>
    </w:rPr>
  </w:style>
  <w:style w:type="character" w:customStyle="1" w:styleId="-30">
    <w:name w:val="Светлая сетка - Акцент 3 Знак"/>
    <w:uiPriority w:val="99"/>
    <w:qFormat/>
    <w:locked/>
    <w:rPr>
      <w:rFonts w:eastAsia="Arial Unicode MS" w:cs="Arial Unicode MS"/>
      <w:color w:val="000000"/>
      <w:sz w:val="24"/>
      <w:szCs w:val="24"/>
    </w:rPr>
  </w:style>
  <w:style w:type="character" w:customStyle="1" w:styleId="64">
    <w:name w:val="РП 6. Список Знак"/>
    <w:uiPriority w:val="99"/>
    <w:qFormat/>
    <w:rPr>
      <w:sz w:val="28"/>
      <w:szCs w:val="24"/>
    </w:rPr>
  </w:style>
  <w:style w:type="character" w:customStyle="1" w:styleId="afffff4">
    <w:name w:val="Маркированый список Знак"/>
    <w:qFormat/>
    <w:rPr>
      <w:rFonts w:cs="Arial"/>
      <w:sz w:val="24"/>
      <w:szCs w:val="24"/>
      <w:lang w:eastAsia="en-US" w:bidi="en-US"/>
    </w:rPr>
  </w:style>
  <w:style w:type="character" w:customStyle="1" w:styleId="afffff5">
    <w:name w:val="ТЕКСТ ДОК Знак"/>
    <w:basedOn w:val="a2"/>
    <w:qFormat/>
    <w:rPr>
      <w:sz w:val="24"/>
      <w:szCs w:val="24"/>
    </w:rPr>
  </w:style>
  <w:style w:type="character" w:customStyle="1" w:styleId="afffff6">
    <w:name w:val="Таблица (текст) Знак Знак"/>
    <w:qFormat/>
    <w:locked/>
    <w:rPr>
      <w:szCs w:val="24"/>
      <w:lang w:val="en-US"/>
    </w:rPr>
  </w:style>
  <w:style w:type="paragraph" w:customStyle="1" w:styleId="---3">
    <w:name w:val="Гост-список-марк-3"/>
    <w:basedOn w:val="30"/>
    <w:qFormat/>
    <w:pPr>
      <w:numPr>
        <w:numId w:val="7"/>
      </w:numPr>
      <w:ind w:left="2127" w:hanging="426"/>
    </w:pPr>
  </w:style>
  <w:style w:type="character" w:customStyle="1" w:styleId="--0">
    <w:name w:val="гост-табл-заг Знак"/>
    <w:qFormat/>
    <w:rPr>
      <w:rFonts w:eastAsia="Calibri"/>
      <w:b/>
      <w:sz w:val="28"/>
      <w:szCs w:val="28"/>
      <w:lang w:eastAsia="en-US"/>
    </w:rPr>
  </w:style>
  <w:style w:type="character" w:customStyle="1" w:styleId="--1">
    <w:name w:val="Гост-табл-назв Знак"/>
    <w:basedOn w:val="a2"/>
    <w:qFormat/>
    <w:rPr>
      <w:rFonts w:eastAsia="Arial Unicode MS"/>
      <w:bCs/>
      <w:sz w:val="28"/>
      <w:szCs w:val="28"/>
      <w:lang w:eastAsia="en-US" w:bidi="en-US"/>
    </w:rPr>
  </w:style>
  <w:style w:type="character" w:customStyle="1" w:styleId="--2">
    <w:name w:val="гост-табл-текст Знак"/>
    <w:basedOn w:val="a2"/>
    <w:qFormat/>
    <w:rPr>
      <w:sz w:val="24"/>
      <w:szCs w:val="24"/>
      <w:lang w:eastAsia="en-US"/>
    </w:rPr>
  </w:style>
  <w:style w:type="character" w:customStyle="1" w:styleId="afffff7">
    <w:name w:val="Ссылка указателя"/>
    <w:qFormat/>
  </w:style>
  <w:style w:type="paragraph" w:customStyle="1" w:styleId="afffff8">
    <w:name w:val="Заголовок_приложение"/>
    <w:basedOn w:val="afffff9"/>
    <w:qFormat/>
    <w:rPr>
      <w:rFonts w:eastAsia="Calibri"/>
    </w:rPr>
  </w:style>
  <w:style w:type="paragraph" w:customStyle="1" w:styleId="afffff9">
    <w:name w:val="Заголовок_без_номера"/>
    <w:basedOn w:val="12"/>
    <w:qFormat/>
  </w:style>
  <w:style w:type="paragraph" w:customStyle="1" w:styleId="1">
    <w:name w:val="маркированный список 1"/>
    <w:basedOn w:val="--"/>
    <w:qFormat/>
    <w:rsid w:val="004E2224"/>
    <w:pPr>
      <w:numPr>
        <w:numId w:val="8"/>
      </w:numPr>
      <w:ind w:left="1134" w:hanging="425"/>
    </w:pPr>
    <w:rPr>
      <w:szCs w:val="28"/>
    </w:rPr>
  </w:style>
  <w:style w:type="paragraph" w:customStyle="1" w:styleId="--">
    <w:name w:val="Гост-список-марк"/>
    <w:basedOn w:val="a1"/>
    <w:qFormat/>
    <w:rsid w:val="004E2224"/>
    <w:pPr>
      <w:numPr>
        <w:numId w:val="9"/>
      </w:numPr>
      <w:spacing w:line="360" w:lineRule="auto"/>
      <w:ind w:left="1134" w:hanging="425"/>
      <w:jc w:val="both"/>
    </w:pPr>
    <w:rPr>
      <w:rFonts w:eastAsia="Calibri"/>
      <w:sz w:val="28"/>
      <w:shd w:val="clear" w:color="auto" w:fill="FFFFFF"/>
      <w:lang w:eastAsia="en-US"/>
    </w:rPr>
  </w:style>
  <w:style w:type="paragraph" w:customStyle="1" w:styleId="afffffa">
    <w:name w:val="Текст документа Знак"/>
    <w:basedOn w:val="a1"/>
    <w:qFormat/>
    <w:pPr>
      <w:keepNext/>
      <w:spacing w:line="360" w:lineRule="auto"/>
      <w:ind w:firstLine="720"/>
      <w:jc w:val="both"/>
    </w:pPr>
    <w:rPr>
      <w:sz w:val="28"/>
    </w:rPr>
  </w:style>
  <w:style w:type="paragraph" w:customStyle="1" w:styleId="afffffb">
    <w:name w:val="Подраздел"/>
    <w:basedOn w:val="22"/>
    <w:qFormat/>
    <w:pPr>
      <w:numPr>
        <w:ilvl w:val="0"/>
        <w:numId w:val="0"/>
      </w:numPr>
      <w:spacing w:before="360"/>
      <w:ind w:left="1134" w:firstLine="720"/>
    </w:pPr>
    <w:rPr>
      <w:szCs w:val="24"/>
    </w:rPr>
  </w:style>
  <w:style w:type="paragraph" w:customStyle="1" w:styleId="afffffc">
    <w:name w:val="Раздел"/>
    <w:basedOn w:val="a1"/>
    <w:uiPriority w:val="99"/>
    <w:qFormat/>
    <w:pPr>
      <w:keepNext/>
      <w:pageBreakBefore/>
      <w:spacing w:before="120" w:after="120" w:line="360" w:lineRule="auto"/>
      <w:jc w:val="center"/>
    </w:pPr>
    <w:rPr>
      <w:b/>
      <w:caps/>
      <w:sz w:val="28"/>
    </w:rPr>
  </w:style>
  <w:style w:type="paragraph" w:customStyle="1" w:styleId="afffffd">
    <w:name w:val="пункт"/>
    <w:basedOn w:val="a1"/>
    <w:uiPriority w:val="99"/>
    <w:qFormat/>
    <w:pPr>
      <w:keepNext/>
      <w:tabs>
        <w:tab w:val="left" w:pos="1440"/>
        <w:tab w:val="left" w:pos="1571"/>
      </w:tabs>
      <w:spacing w:before="240" w:after="120" w:line="360" w:lineRule="auto"/>
      <w:ind w:left="1571" w:hanging="720"/>
      <w:jc w:val="both"/>
    </w:pPr>
    <w:rPr>
      <w:b/>
      <w:bCs/>
      <w:sz w:val="28"/>
    </w:rPr>
  </w:style>
  <w:style w:type="paragraph" w:customStyle="1" w:styleId="1ffb">
    <w:name w:val="нумерованный список 1"/>
    <w:basedOn w:val="a1"/>
    <w:qFormat/>
    <w:pPr>
      <w:keepNext/>
      <w:spacing w:line="360" w:lineRule="auto"/>
      <w:jc w:val="both"/>
    </w:pPr>
    <w:rPr>
      <w:sz w:val="26"/>
    </w:rPr>
  </w:style>
  <w:style w:type="paragraph" w:customStyle="1" w:styleId="afffffe">
    <w:name w:val="Маркированный мой"/>
    <w:basedOn w:val="a1"/>
    <w:qFormat/>
    <w:pPr>
      <w:keepNext/>
      <w:tabs>
        <w:tab w:val="left" w:pos="1287"/>
      </w:tabs>
      <w:spacing w:before="20" w:after="60" w:line="320" w:lineRule="exact"/>
      <w:ind w:left="1287" w:hanging="360"/>
      <w:jc w:val="center"/>
    </w:pPr>
    <w:rPr>
      <w:rFonts w:ascii="Arial" w:hAnsi="Arial" w:cs="Arial"/>
      <w:sz w:val="28"/>
    </w:rPr>
  </w:style>
  <w:style w:type="paragraph" w:customStyle="1" w:styleId="affffff">
    <w:name w:val="Название рисунка"/>
    <w:basedOn w:val="a1"/>
    <w:uiPriority w:val="99"/>
    <w:qFormat/>
    <w:pPr>
      <w:spacing w:after="120" w:line="360" w:lineRule="auto"/>
      <w:jc w:val="center"/>
    </w:pPr>
    <w:rPr>
      <w:sz w:val="28"/>
      <w:szCs w:val="28"/>
    </w:rPr>
  </w:style>
  <w:style w:type="paragraph" w:customStyle="1" w:styleId="1120">
    <w:name w:val="Стиль маркированный список 1 + 12 пт"/>
    <w:basedOn w:val="a1"/>
    <w:uiPriority w:val="99"/>
    <w:qFormat/>
    <w:pPr>
      <w:keepNext/>
      <w:tabs>
        <w:tab w:val="left" w:pos="1134"/>
      </w:tabs>
      <w:spacing w:line="360" w:lineRule="auto"/>
      <w:ind w:left="1134" w:hanging="414"/>
      <w:jc w:val="both"/>
    </w:pPr>
    <w:rPr>
      <w:sz w:val="28"/>
    </w:rPr>
  </w:style>
  <w:style w:type="paragraph" w:customStyle="1" w:styleId="affffff0">
    <w:name w:val="Заголовки частей документа"/>
    <w:basedOn w:val="a1"/>
    <w:uiPriority w:val="99"/>
    <w:qFormat/>
    <w:pPr>
      <w:keepNext/>
      <w:pageBreakBefore/>
      <w:spacing w:before="120" w:after="120" w:line="360" w:lineRule="auto"/>
      <w:jc w:val="center"/>
    </w:pPr>
    <w:rPr>
      <w:b/>
      <w:caps/>
      <w:sz w:val="28"/>
      <w:szCs w:val="20"/>
    </w:rPr>
  </w:style>
  <w:style w:type="paragraph" w:customStyle="1" w:styleId="affffff1">
    <w:name w:val="Маркир. список"/>
    <w:basedOn w:val="a1"/>
    <w:uiPriority w:val="99"/>
    <w:qFormat/>
    <w:pPr>
      <w:keepNext/>
      <w:spacing w:line="360" w:lineRule="auto"/>
      <w:ind w:firstLine="720"/>
      <w:jc w:val="both"/>
    </w:pPr>
    <w:rPr>
      <w:rFonts w:cs="Arial"/>
      <w:sz w:val="28"/>
      <w:szCs w:val="20"/>
      <w:lang w:val="zh-CN" w:eastAsia="en-US"/>
    </w:rPr>
  </w:style>
  <w:style w:type="paragraph" w:customStyle="1" w:styleId="affffff2">
    <w:name w:val="ПРИЛОЖЕНИЕ"/>
    <w:basedOn w:val="a1"/>
    <w:uiPriority w:val="99"/>
    <w:qFormat/>
    <w:pPr>
      <w:keepNext/>
      <w:spacing w:line="360" w:lineRule="auto"/>
      <w:jc w:val="center"/>
    </w:pPr>
    <w:rPr>
      <w:b/>
      <w:caps/>
      <w:sz w:val="28"/>
    </w:rPr>
  </w:style>
  <w:style w:type="paragraph" w:customStyle="1" w:styleId="E">
    <w:name w:val="Стиль E_табличный _ лево + Междустр.интервал:  полуторный"/>
    <w:basedOn w:val="a1"/>
    <w:uiPriority w:val="99"/>
    <w:qFormat/>
    <w:pPr>
      <w:keepNext/>
      <w:tabs>
        <w:tab w:val="left" w:pos="4479"/>
      </w:tabs>
      <w:spacing w:before="60" w:after="60" w:line="360" w:lineRule="auto"/>
      <w:ind w:firstLine="709"/>
      <w:jc w:val="both"/>
    </w:pPr>
    <w:rPr>
      <w:color w:val="000000"/>
      <w:sz w:val="28"/>
      <w:szCs w:val="20"/>
    </w:rPr>
  </w:style>
  <w:style w:type="paragraph" w:customStyle="1" w:styleId="311">
    <w:name w:val="Список 31"/>
    <w:basedOn w:val="a1"/>
    <w:uiPriority w:val="99"/>
    <w:qFormat/>
    <w:pPr>
      <w:keepNext/>
      <w:spacing w:line="360" w:lineRule="auto"/>
      <w:jc w:val="both"/>
    </w:pPr>
    <w:rPr>
      <w:sz w:val="28"/>
    </w:rPr>
  </w:style>
  <w:style w:type="paragraph" w:customStyle="1" w:styleId="21">
    <w:name w:val="Список 21"/>
    <w:uiPriority w:val="99"/>
    <w:qFormat/>
    <w:pPr>
      <w:keepLines/>
      <w:widowControl w:val="0"/>
      <w:numPr>
        <w:numId w:val="10"/>
      </w:numPr>
      <w:tabs>
        <w:tab w:val="left" w:pos="1134"/>
      </w:tabs>
      <w:spacing w:line="360" w:lineRule="auto"/>
      <w:contextualSpacing/>
      <w:jc w:val="both"/>
    </w:pPr>
    <w:rPr>
      <w:sz w:val="28"/>
      <w:szCs w:val="28"/>
    </w:rPr>
  </w:style>
  <w:style w:type="paragraph" w:customStyle="1" w:styleId="3130">
    <w:name w:val="Стиль Заголовок 3 + 13 пт"/>
    <w:basedOn w:val="32"/>
    <w:qFormat/>
    <w:pPr>
      <w:numPr>
        <w:ilvl w:val="0"/>
        <w:numId w:val="0"/>
      </w:numPr>
      <w:ind w:left="1134" w:hanging="425"/>
    </w:pPr>
    <w:rPr>
      <w:sz w:val="26"/>
      <w:lang w:val="zh-CN" w:eastAsia="zh-CN"/>
    </w:rPr>
  </w:style>
  <w:style w:type="paragraph" w:customStyle="1" w:styleId="1ffc">
    <w:name w:val="маркированный список 1 уровня"/>
    <w:basedOn w:val="afc"/>
    <w:uiPriority w:val="99"/>
    <w:qFormat/>
  </w:style>
  <w:style w:type="paragraph" w:customStyle="1" w:styleId="affffff3">
    <w:name w:val="Список *"/>
    <w:basedOn w:val="a1"/>
    <w:qFormat/>
    <w:pPr>
      <w:keepNext/>
      <w:tabs>
        <w:tab w:val="left" w:pos="1418"/>
        <w:tab w:val="left" w:pos="1701"/>
        <w:tab w:val="left" w:pos="1985"/>
        <w:tab w:val="left" w:pos="2268"/>
      </w:tabs>
      <w:spacing w:after="20" w:line="360" w:lineRule="auto"/>
      <w:jc w:val="both"/>
    </w:pPr>
    <w:rPr>
      <w:rFonts w:ascii="Arial" w:hAnsi="Arial"/>
      <w:sz w:val="20"/>
      <w:szCs w:val="20"/>
    </w:rPr>
  </w:style>
  <w:style w:type="paragraph" w:customStyle="1" w:styleId="affffff4">
    <w:name w:val="Подсписок *"/>
    <w:basedOn w:val="affffff3"/>
    <w:qFormat/>
    <w:pPr>
      <w:tabs>
        <w:tab w:val="left" w:pos="360"/>
        <w:tab w:val="left" w:pos="993"/>
      </w:tabs>
      <w:ind w:left="360"/>
    </w:pPr>
  </w:style>
  <w:style w:type="paragraph" w:customStyle="1" w:styleId="affffff5">
    <w:name w:val="Примечание"/>
    <w:basedOn w:val="a1"/>
    <w:qFormat/>
    <w:pPr>
      <w:keepNext/>
      <w:keepLines/>
      <w:pBdr>
        <w:left w:val="thinThickSmallGap" w:sz="24" w:space="4" w:color="FFFFFF"/>
      </w:pBdr>
      <w:shd w:val="clear" w:color="auto" w:fill="F3F3F3"/>
      <w:spacing w:before="60" w:after="60" w:line="360" w:lineRule="auto"/>
      <w:ind w:firstLine="454"/>
      <w:jc w:val="both"/>
    </w:pPr>
    <w:rPr>
      <w:rFonts w:ascii="Arial" w:hAnsi="Arial"/>
      <w:sz w:val="20"/>
      <w:szCs w:val="20"/>
    </w:rPr>
  </w:style>
  <w:style w:type="paragraph" w:customStyle="1" w:styleId="affffff6">
    <w:name w:val="Стиль Основной текст с отступом + Междустр.интервал:  одинарный"/>
    <w:basedOn w:val="a1"/>
    <w:qFormat/>
    <w:pPr>
      <w:keepNext/>
      <w:spacing w:after="60" w:line="360" w:lineRule="auto"/>
      <w:ind w:firstLine="720"/>
      <w:jc w:val="both"/>
    </w:pPr>
    <w:rPr>
      <w:bCs/>
      <w:sz w:val="28"/>
      <w:lang w:eastAsia="en-US"/>
    </w:rPr>
  </w:style>
  <w:style w:type="paragraph" w:customStyle="1" w:styleId="affffff7">
    <w:name w:val="Название документа"/>
    <w:basedOn w:val="a1"/>
    <w:qFormat/>
    <w:pPr>
      <w:keepNext/>
      <w:spacing w:before="240" w:after="240" w:line="100" w:lineRule="atLeast"/>
      <w:jc w:val="center"/>
    </w:pPr>
    <w:rPr>
      <w:rFonts w:cs="Mangal"/>
      <w:b/>
      <w:bCs/>
      <w:kern w:val="2"/>
      <w:sz w:val="44"/>
      <w:szCs w:val="20"/>
      <w:lang w:eastAsia="hi-IN" w:bidi="hi-IN"/>
    </w:rPr>
  </w:style>
  <w:style w:type="paragraph" w:customStyle="1" w:styleId="affffff8">
    <w:name w:val="Список маркированный"/>
    <w:basedOn w:val="a1"/>
    <w:uiPriority w:val="99"/>
    <w:qFormat/>
    <w:pPr>
      <w:keepNext/>
      <w:tabs>
        <w:tab w:val="left" w:pos="1080"/>
      </w:tabs>
      <w:spacing w:line="360" w:lineRule="auto"/>
      <w:ind w:left="1080" w:hanging="360"/>
      <w:jc w:val="both"/>
    </w:pPr>
    <w:rPr>
      <w:sz w:val="28"/>
      <w:szCs w:val="20"/>
      <w:lang w:val="zh-CN" w:eastAsia="en-US"/>
    </w:rPr>
  </w:style>
  <w:style w:type="paragraph" w:customStyle="1" w:styleId="affffff9">
    <w:name w:val="Спис."/>
    <w:basedOn w:val="a1"/>
    <w:uiPriority w:val="99"/>
    <w:qFormat/>
    <w:pPr>
      <w:keepNext/>
      <w:spacing w:line="360" w:lineRule="auto"/>
      <w:ind w:left="720" w:firstLine="709"/>
      <w:contextualSpacing/>
      <w:jc w:val="both"/>
    </w:pPr>
    <w:rPr>
      <w:rFonts w:eastAsia="Calibri"/>
      <w:sz w:val="28"/>
      <w:szCs w:val="28"/>
      <w:lang w:val="zh-CN" w:eastAsia="zh-CN"/>
    </w:rPr>
  </w:style>
  <w:style w:type="paragraph" w:customStyle="1" w:styleId="2f1">
    <w:name w:val="Спис.2"/>
    <w:basedOn w:val="affffff9"/>
    <w:qFormat/>
    <w:pPr>
      <w:ind w:left="1843" w:hanging="284"/>
    </w:pPr>
  </w:style>
  <w:style w:type="paragraph" w:customStyle="1" w:styleId="affffffa">
    <w:name w:val="текст документа"/>
    <w:basedOn w:val="a1"/>
    <w:qFormat/>
    <w:pPr>
      <w:keepNext/>
      <w:spacing w:line="360" w:lineRule="auto"/>
      <w:ind w:firstLine="720"/>
      <w:jc w:val="both"/>
    </w:pPr>
    <w:rPr>
      <w:sz w:val="28"/>
      <w:lang w:val="zh-CN" w:eastAsia="zh-CN"/>
    </w:rPr>
  </w:style>
  <w:style w:type="paragraph" w:customStyle="1" w:styleId="1ffd">
    <w:name w:val="Титул 1"/>
    <w:basedOn w:val="a1"/>
    <w:qFormat/>
    <w:pPr>
      <w:keepNext/>
      <w:spacing w:line="360" w:lineRule="auto"/>
      <w:jc w:val="center"/>
    </w:pPr>
    <w:rPr>
      <w:caps/>
      <w:sz w:val="27"/>
      <w:szCs w:val="27"/>
    </w:rPr>
  </w:style>
  <w:style w:type="paragraph" w:customStyle="1" w:styleId="1ffe">
    <w:name w:val="Титул 1 Ж"/>
    <w:basedOn w:val="a1"/>
    <w:qFormat/>
    <w:pPr>
      <w:keepNext/>
      <w:spacing w:line="360" w:lineRule="auto"/>
      <w:jc w:val="center"/>
    </w:pPr>
    <w:rPr>
      <w:b/>
      <w:caps/>
      <w:sz w:val="27"/>
      <w:szCs w:val="27"/>
    </w:rPr>
  </w:style>
  <w:style w:type="paragraph" w:customStyle="1" w:styleId="affffffb">
    <w:name w:val="Титул тема"/>
    <w:basedOn w:val="a1"/>
    <w:uiPriority w:val="99"/>
    <w:qFormat/>
    <w:pPr>
      <w:keepNext/>
      <w:spacing w:line="360" w:lineRule="auto"/>
      <w:jc w:val="center"/>
    </w:pPr>
    <w:rPr>
      <w:b/>
      <w:sz w:val="27"/>
      <w:szCs w:val="27"/>
    </w:rPr>
  </w:style>
  <w:style w:type="paragraph" w:customStyle="1" w:styleId="1fff">
    <w:name w:val="Титул текст 1"/>
    <w:basedOn w:val="a1"/>
    <w:uiPriority w:val="99"/>
    <w:qFormat/>
    <w:pPr>
      <w:keepNext/>
      <w:spacing w:line="360" w:lineRule="auto"/>
      <w:jc w:val="center"/>
    </w:pPr>
    <w:rPr>
      <w:sz w:val="27"/>
      <w:szCs w:val="27"/>
    </w:rPr>
  </w:style>
  <w:style w:type="paragraph" w:customStyle="1" w:styleId="1fff0">
    <w:name w:val="Титул текст 1 Ж"/>
    <w:basedOn w:val="a1"/>
    <w:uiPriority w:val="99"/>
    <w:qFormat/>
    <w:pPr>
      <w:keepNext/>
      <w:spacing w:line="360" w:lineRule="auto"/>
      <w:jc w:val="center"/>
    </w:pPr>
    <w:rPr>
      <w:sz w:val="27"/>
      <w:szCs w:val="27"/>
    </w:rPr>
  </w:style>
  <w:style w:type="paragraph" w:customStyle="1" w:styleId="affffffc">
    <w:name w:val="Лист регистрации изменений"/>
    <w:basedOn w:val="7"/>
    <w:uiPriority w:val="99"/>
    <w:qFormat/>
    <w:pPr>
      <w:pageBreakBefore/>
      <w:numPr>
        <w:ilvl w:val="0"/>
        <w:numId w:val="0"/>
      </w:numPr>
      <w:jc w:val="center"/>
    </w:pPr>
    <w:rPr>
      <w:rFonts w:ascii="Arial Narrow" w:hAnsi="Arial Narrow" w:cs="Arial"/>
      <w:b/>
      <w:bCs/>
      <w:sz w:val="32"/>
    </w:rPr>
  </w:style>
  <w:style w:type="paragraph" w:customStyle="1" w:styleId="affffffd">
    <w:name w:val="Лист регистрации изменений Таблица"/>
    <w:basedOn w:val="a1"/>
    <w:uiPriority w:val="99"/>
    <w:qFormat/>
    <w:pPr>
      <w:keepNext/>
      <w:spacing w:line="360" w:lineRule="auto"/>
      <w:jc w:val="center"/>
    </w:pPr>
    <w:rPr>
      <w:rFonts w:ascii="Arial Narrow" w:hAnsi="Arial Narrow"/>
      <w:sz w:val="28"/>
    </w:rPr>
  </w:style>
  <w:style w:type="paragraph" w:customStyle="1" w:styleId="1fff1">
    <w:name w:val="Обычный 1"/>
    <w:basedOn w:val="a1"/>
    <w:qFormat/>
    <w:pPr>
      <w:keepNext/>
      <w:spacing w:before="60" w:after="60" w:line="360" w:lineRule="auto"/>
      <w:ind w:firstLine="709"/>
      <w:jc w:val="both"/>
    </w:pPr>
    <w:rPr>
      <w:sz w:val="28"/>
    </w:rPr>
  </w:style>
  <w:style w:type="paragraph" w:customStyle="1" w:styleId="1590">
    <w:name w:val="Стиль По ширине Первая строка:  1.59 см"/>
    <w:basedOn w:val="a1"/>
    <w:uiPriority w:val="99"/>
    <w:qFormat/>
    <w:pPr>
      <w:keepNext/>
      <w:spacing w:after="120" w:line="360" w:lineRule="auto"/>
      <w:ind w:firstLine="902"/>
      <w:jc w:val="both"/>
    </w:pPr>
    <w:rPr>
      <w:sz w:val="28"/>
      <w:szCs w:val="20"/>
      <w:lang w:val="en-US"/>
    </w:rPr>
  </w:style>
  <w:style w:type="paragraph" w:customStyle="1" w:styleId="affffffe">
    <w:name w:val="Подпись рисунка"/>
    <w:basedOn w:val="a1"/>
    <w:qFormat/>
    <w:pPr>
      <w:keepNext/>
      <w:spacing w:line="360" w:lineRule="auto"/>
      <w:jc w:val="center"/>
    </w:pPr>
    <w:rPr>
      <w:sz w:val="28"/>
    </w:rPr>
  </w:style>
  <w:style w:type="paragraph" w:customStyle="1" w:styleId="-0">
    <w:name w:val="Список ТТ -"/>
    <w:basedOn w:val="a1"/>
    <w:qFormat/>
    <w:pPr>
      <w:keepNext/>
      <w:tabs>
        <w:tab w:val="left" w:pos="1134"/>
      </w:tabs>
      <w:spacing w:line="360" w:lineRule="auto"/>
      <w:ind w:left="720" w:firstLine="709"/>
      <w:contextualSpacing/>
      <w:jc w:val="both"/>
    </w:pPr>
    <w:rPr>
      <w:rFonts w:eastAsia="Arial Unicode MS"/>
      <w:color w:val="000000"/>
      <w:sz w:val="28"/>
      <w:szCs w:val="28"/>
    </w:rPr>
  </w:style>
  <w:style w:type="paragraph" w:customStyle="1" w:styleId="1fff2">
    <w:name w:val="маркер1"/>
    <w:basedOn w:val="a1"/>
    <w:uiPriority w:val="99"/>
    <w:qFormat/>
    <w:pPr>
      <w:keepNext/>
      <w:keepLines/>
      <w:spacing w:after="60" w:line="288" w:lineRule="auto"/>
      <w:jc w:val="both"/>
    </w:pPr>
    <w:rPr>
      <w:sz w:val="28"/>
      <w:lang w:val="zh-CN" w:eastAsia="en-US"/>
    </w:rPr>
  </w:style>
  <w:style w:type="paragraph" w:customStyle="1" w:styleId="125">
    <w:name w:val="Стиль текст документа + Первая строка:  125 см"/>
    <w:basedOn w:val="affffffa"/>
    <w:qFormat/>
    <w:pPr>
      <w:ind w:firstLine="851"/>
    </w:pPr>
    <w:rPr>
      <w:szCs w:val="20"/>
    </w:rPr>
  </w:style>
  <w:style w:type="paragraph" w:customStyle="1" w:styleId="afffffff">
    <w:name w:val="Маркированный список первого типа"/>
    <w:basedOn w:val="afc"/>
    <w:qFormat/>
    <w:rPr>
      <w:lang w:eastAsia="zh-CN"/>
    </w:rPr>
  </w:style>
  <w:style w:type="paragraph" w:customStyle="1" w:styleId="afffffff0">
    <w:name w:val="Нумерованный список второго уровня"/>
    <w:basedOn w:val="afc"/>
    <w:qFormat/>
    <w:pPr>
      <w:tabs>
        <w:tab w:val="left" w:pos="1418"/>
      </w:tabs>
      <w:ind w:left="1418" w:hanging="284"/>
    </w:pPr>
    <w:rPr>
      <w:lang w:eastAsia="zh-CN"/>
    </w:rPr>
  </w:style>
  <w:style w:type="paragraph" w:customStyle="1" w:styleId="afffffff1">
    <w:name w:val="Нумерованный список первого уровня"/>
    <w:basedOn w:val="afc"/>
    <w:qFormat/>
    <w:pPr>
      <w:ind w:firstLine="0"/>
    </w:pPr>
    <w:rPr>
      <w:lang w:eastAsia="zh-CN"/>
    </w:rPr>
  </w:style>
  <w:style w:type="paragraph" w:customStyle="1" w:styleId="afffffff2">
    <w:name w:val="Приложение"/>
    <w:basedOn w:val="affffff0"/>
    <w:qFormat/>
    <w:pPr>
      <w:jc w:val="right"/>
    </w:pPr>
  </w:style>
  <w:style w:type="paragraph" w:customStyle="1" w:styleId="3a">
    <w:name w:val="Маркированный список 3 Знак"/>
    <w:basedOn w:val="30"/>
    <w:qFormat/>
    <w:rsid w:val="00F25B15"/>
    <w:pPr>
      <w:numPr>
        <w:numId w:val="0"/>
      </w:numPr>
      <w:ind w:left="1985"/>
    </w:pPr>
  </w:style>
  <w:style w:type="paragraph" w:customStyle="1" w:styleId="65">
    <w:name w:val="ГС_Заголовок6_прил"/>
    <w:basedOn w:val="6"/>
    <w:uiPriority w:val="99"/>
    <w:qFormat/>
    <w:pPr>
      <w:numPr>
        <w:ilvl w:val="0"/>
        <w:numId w:val="0"/>
      </w:numPr>
      <w:spacing w:after="240"/>
      <w:ind w:left="851"/>
    </w:pPr>
    <w:rPr>
      <w:rFonts w:ascii="Arial" w:hAnsi="Arial"/>
      <w:i/>
      <w:szCs w:val="20"/>
    </w:rPr>
  </w:style>
  <w:style w:type="paragraph" w:customStyle="1" w:styleId="1fff3">
    <w:name w:val="Уровень 1"/>
    <w:basedOn w:val="afb"/>
    <w:uiPriority w:val="99"/>
    <w:qFormat/>
    <w:pPr>
      <w:jc w:val="both"/>
    </w:pPr>
    <w:rPr>
      <w:szCs w:val="20"/>
      <w:lang w:val="zh-CN" w:eastAsia="en-US"/>
    </w:rPr>
  </w:style>
  <w:style w:type="paragraph" w:customStyle="1" w:styleId="410">
    <w:name w:val="Стиль4.1"/>
    <w:basedOn w:val="a1"/>
    <w:uiPriority w:val="99"/>
    <w:qFormat/>
    <w:pPr>
      <w:keepNext/>
      <w:tabs>
        <w:tab w:val="left" w:pos="1134"/>
      </w:tabs>
      <w:spacing w:line="312" w:lineRule="auto"/>
      <w:ind w:firstLine="709"/>
      <w:jc w:val="both"/>
    </w:pPr>
    <w:rPr>
      <w:sz w:val="28"/>
    </w:rPr>
  </w:style>
  <w:style w:type="paragraph" w:customStyle="1" w:styleId="afffffff3">
    <w:name w:val="шаги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120" w:after="120" w:line="360" w:lineRule="auto"/>
      <w:ind w:left="714" w:firstLine="720"/>
      <w:jc w:val="both"/>
    </w:pPr>
    <w:rPr>
      <w:b/>
      <w:bCs/>
      <w:sz w:val="28"/>
      <w:szCs w:val="20"/>
    </w:rPr>
  </w:style>
  <w:style w:type="paragraph" w:customStyle="1" w:styleId="1fff4">
    <w:name w:val="Рецензия1"/>
    <w:uiPriority w:val="99"/>
    <w:semiHidden/>
    <w:qFormat/>
    <w:rPr>
      <w:sz w:val="24"/>
      <w:szCs w:val="24"/>
    </w:rPr>
  </w:style>
  <w:style w:type="paragraph" w:customStyle="1" w:styleId="afffffff4">
    <w:name w:val="маркер"/>
    <w:basedOn w:val="20"/>
    <w:qFormat/>
    <w:pPr>
      <w:tabs>
        <w:tab w:val="left" w:pos="284"/>
        <w:tab w:val="left" w:pos="567"/>
        <w:tab w:val="left" w:pos="851"/>
        <w:tab w:val="left" w:pos="1418"/>
        <w:tab w:val="left" w:pos="1725"/>
        <w:tab w:val="left" w:pos="1985"/>
        <w:tab w:val="left" w:pos="2268"/>
        <w:tab w:val="left" w:pos="5954"/>
      </w:tabs>
      <w:spacing w:before="60" w:after="120"/>
      <w:ind w:left="432" w:hanging="432"/>
    </w:pPr>
    <w:rPr>
      <w:szCs w:val="20"/>
    </w:rPr>
  </w:style>
  <w:style w:type="paragraph" w:customStyle="1" w:styleId="2f2">
    <w:name w:val="Мар2"/>
    <w:basedOn w:val="a1"/>
    <w:qFormat/>
    <w:pPr>
      <w:keepNext/>
      <w:spacing w:line="360" w:lineRule="auto"/>
      <w:jc w:val="both"/>
    </w:pPr>
    <w:rPr>
      <w:sz w:val="28"/>
      <w:lang w:val="zh-CN" w:eastAsia="en-US"/>
    </w:rPr>
  </w:style>
  <w:style w:type="paragraph" w:customStyle="1" w:styleId="45">
    <w:name w:val="Маркированный список 4 с отступом"/>
    <w:basedOn w:val="4"/>
    <w:qFormat/>
    <w:pPr>
      <w:tabs>
        <w:tab w:val="left" w:pos="360"/>
        <w:tab w:val="left" w:pos="1418"/>
      </w:tabs>
      <w:ind w:left="360"/>
    </w:pPr>
    <w:rPr>
      <w:sz w:val="24"/>
    </w:rPr>
  </w:style>
  <w:style w:type="paragraph" w:customStyle="1" w:styleId="2f3">
    <w:name w:val="Заголовок приложения 2"/>
    <w:basedOn w:val="22"/>
    <w:qFormat/>
    <w:pPr>
      <w:pageBreakBefore/>
      <w:numPr>
        <w:ilvl w:val="0"/>
        <w:numId w:val="0"/>
      </w:numPr>
      <w:tabs>
        <w:tab w:val="left" w:pos="360"/>
      </w:tabs>
      <w:ind w:left="360" w:hanging="360"/>
    </w:pPr>
    <w:rPr>
      <w:bCs w:val="0"/>
      <w:szCs w:val="20"/>
    </w:rPr>
  </w:style>
  <w:style w:type="paragraph" w:customStyle="1" w:styleId="15">
    <w:name w:val="Заголовок приложения 1"/>
    <w:basedOn w:val="aff6"/>
    <w:qFormat/>
    <w:pPr>
      <w:keepNext w:val="0"/>
      <w:numPr>
        <w:ilvl w:val="1"/>
        <w:numId w:val="11"/>
      </w:numPr>
      <w:spacing w:before="120" w:after="120" w:line="240" w:lineRule="auto"/>
      <w:ind w:left="1434" w:hanging="357"/>
      <w:jc w:val="left"/>
    </w:pPr>
    <w:rPr>
      <w:b/>
      <w:lang w:bidi="en-US"/>
    </w:rPr>
  </w:style>
  <w:style w:type="paragraph" w:customStyle="1" w:styleId="2f4">
    <w:name w:val="Табличный 2"/>
    <w:basedOn w:val="a1"/>
    <w:qFormat/>
    <w:pPr>
      <w:keepNext/>
      <w:tabs>
        <w:tab w:val="left" w:pos="360"/>
      </w:tabs>
      <w:spacing w:line="360" w:lineRule="auto"/>
      <w:jc w:val="center"/>
    </w:pPr>
    <w:rPr>
      <w:sz w:val="20"/>
    </w:rPr>
  </w:style>
  <w:style w:type="paragraph" w:customStyle="1" w:styleId="afffffff5">
    <w:name w:val="Обычный курсив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jc w:val="both"/>
    </w:pPr>
    <w:rPr>
      <w:rFonts w:ascii="Arial" w:hAnsi="Arial"/>
      <w:i/>
      <w:sz w:val="20"/>
      <w:szCs w:val="20"/>
    </w:rPr>
  </w:style>
  <w:style w:type="paragraph" w:customStyle="1" w:styleId="afffffff6">
    <w:name w:val="Оглавление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after="320" w:line="360" w:lineRule="auto"/>
      <w:ind w:left="198"/>
      <w:jc w:val="center"/>
    </w:pPr>
    <w:rPr>
      <w:b/>
      <w:caps/>
      <w:sz w:val="20"/>
      <w:szCs w:val="20"/>
    </w:rPr>
  </w:style>
  <w:style w:type="paragraph" w:customStyle="1" w:styleId="afffffff7">
    <w:name w:val="Промежуток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20" w:line="144" w:lineRule="auto"/>
      <w:jc w:val="both"/>
    </w:pPr>
    <w:rPr>
      <w:rFonts w:ascii="Arial" w:hAnsi="Arial"/>
      <w:sz w:val="12"/>
      <w:szCs w:val="20"/>
    </w:rPr>
  </w:style>
  <w:style w:type="paragraph" w:customStyle="1" w:styleId="afffffff8">
    <w:name w:val="Список * в примечании"/>
    <w:basedOn w:val="affffff5"/>
    <w:qFormat/>
    <w:pPr>
      <w:pBdr>
        <w:left w:val="thinThickSmallGap" w:sz="24" w:space="4" w:color="C0C0C0"/>
      </w:pBdr>
      <w:tabs>
        <w:tab w:val="left" w:pos="1418"/>
        <w:tab w:val="left" w:pos="1701"/>
        <w:tab w:val="left" w:pos="1985"/>
        <w:tab w:val="left" w:pos="2268"/>
      </w:tabs>
    </w:pPr>
    <w:rPr>
      <w:lang w:val="en-US" w:eastAsia="zh-CN"/>
    </w:rPr>
  </w:style>
  <w:style w:type="paragraph" w:customStyle="1" w:styleId="afffffff9">
    <w:name w:val="Макроязык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20" w:after="20" w:line="360" w:lineRule="auto"/>
      <w:jc w:val="center"/>
    </w:pPr>
    <w:rPr>
      <w:rFonts w:ascii="Courier New" w:hAnsi="Courier New"/>
      <w:sz w:val="20"/>
      <w:szCs w:val="20"/>
      <w:lang w:val="en-US"/>
    </w:rPr>
  </w:style>
  <w:style w:type="paragraph" w:customStyle="1" w:styleId="afffffffa">
    <w:name w:val="Обычный полужирный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jc w:val="both"/>
    </w:pPr>
    <w:rPr>
      <w:rFonts w:ascii="Arial" w:hAnsi="Arial"/>
      <w:b/>
      <w:sz w:val="20"/>
      <w:szCs w:val="20"/>
    </w:rPr>
  </w:style>
  <w:style w:type="paragraph" w:customStyle="1" w:styleId="afffffffb">
    <w:name w:val="Скрытый комментарий"/>
    <w:basedOn w:val="a1"/>
    <w:qFormat/>
    <w:pPr>
      <w:keepNext/>
      <w:shd w:val="clear" w:color="auto" w:fill="FFCC99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jc w:val="both"/>
    </w:pPr>
    <w:rPr>
      <w:rFonts w:ascii="Arial" w:hAnsi="Arial"/>
      <w:vanish/>
      <w:color w:val="0000FF"/>
      <w:sz w:val="20"/>
      <w:szCs w:val="20"/>
    </w:rPr>
  </w:style>
  <w:style w:type="paragraph" w:customStyle="1" w:styleId="afffffffc">
    <w:name w:val="Определение"/>
    <w:basedOn w:val="a1"/>
    <w:qFormat/>
    <w:pPr>
      <w:keepNext/>
      <w:keepLines/>
      <w:pBdr>
        <w:left w:val="thinThickLargeGap" w:sz="12" w:space="4" w:color="000000"/>
      </w:pBdr>
      <w:spacing w:before="60" w:line="360" w:lineRule="auto"/>
      <w:jc w:val="both"/>
    </w:pPr>
    <w:rPr>
      <w:rFonts w:ascii="Arial" w:hAnsi="Arial"/>
      <w:i/>
      <w:sz w:val="20"/>
      <w:szCs w:val="20"/>
    </w:rPr>
  </w:style>
  <w:style w:type="paragraph" w:customStyle="1" w:styleId="afffffffd">
    <w:name w:val="Текст примера"/>
    <w:basedOn w:val="affffff5"/>
    <w:qFormat/>
    <w:pPr>
      <w:pBdr>
        <w:left w:val="thinThickSmallGap" w:sz="24" w:space="4" w:color="3366FF"/>
      </w:pBdr>
      <w:shd w:val="clear" w:color="auto" w:fill="CCECFF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ind w:firstLine="0"/>
    </w:pPr>
    <w:rPr>
      <w:color w:val="333399"/>
      <w:lang w:val="zh-CN" w:eastAsia="zh-CN"/>
    </w:rPr>
  </w:style>
  <w:style w:type="paragraph" w:customStyle="1" w:styleId="afffffffe">
    <w:name w:val="Список * в ячейке"/>
    <w:basedOn w:val="affffff3"/>
    <w:qFormat/>
    <w:pPr>
      <w:tabs>
        <w:tab w:val="left" w:pos="127"/>
        <w:tab w:val="left" w:pos="1134"/>
      </w:tabs>
      <w:spacing w:after="60"/>
      <w:ind w:left="1134" w:hanging="1134"/>
      <w:jc w:val="left"/>
    </w:pPr>
  </w:style>
  <w:style w:type="paragraph" w:customStyle="1" w:styleId="affffffff">
    <w:name w:val="Список многуровневый"/>
    <w:basedOn w:val="a1"/>
    <w:qFormat/>
    <w:pPr>
      <w:keepNext/>
      <w:spacing w:line="360" w:lineRule="auto"/>
      <w:jc w:val="both"/>
    </w:pPr>
    <w:rPr>
      <w:rFonts w:ascii="Arial" w:hAnsi="Arial"/>
      <w:sz w:val="20"/>
      <w:szCs w:val="20"/>
    </w:rPr>
  </w:style>
  <w:style w:type="paragraph" w:customStyle="1" w:styleId="affffffff0">
    <w:name w:val="Тип свойства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120" w:line="360" w:lineRule="auto"/>
      <w:jc w:val="both"/>
    </w:pPr>
    <w:rPr>
      <w:rFonts w:ascii="Arial" w:hAnsi="Arial"/>
      <w:i/>
      <w:iCs/>
      <w:sz w:val="20"/>
      <w:szCs w:val="20"/>
    </w:rPr>
  </w:style>
  <w:style w:type="paragraph" w:customStyle="1" w:styleId="affffffff1">
    <w:name w:val="Курсив"/>
    <w:basedOn w:val="afff"/>
    <w:qFormat/>
    <w:pPr>
      <w:spacing w:after="0" w:line="360" w:lineRule="auto"/>
      <w:ind w:firstLine="720"/>
    </w:pPr>
    <w:rPr>
      <w:i/>
      <w:szCs w:val="20"/>
    </w:rPr>
  </w:style>
  <w:style w:type="paragraph" w:customStyle="1" w:styleId="3b">
    <w:name w:val="Стиль3"/>
    <w:basedOn w:val="a1"/>
    <w:qFormat/>
    <w:pPr>
      <w:keepNext/>
      <w:suppressAutoHyphens/>
      <w:spacing w:line="360" w:lineRule="auto"/>
      <w:jc w:val="center"/>
    </w:pPr>
    <w:rPr>
      <w:sz w:val="20"/>
      <w:szCs w:val="20"/>
      <w:lang w:val="zh-CN" w:eastAsia="ar-SA"/>
    </w:rPr>
  </w:style>
  <w:style w:type="paragraph" w:customStyle="1" w:styleId="2f5">
    <w:name w:val="Стиль2"/>
    <w:basedOn w:val="25"/>
    <w:qFormat/>
    <w:pPr>
      <w:keepLines/>
      <w:widowControl w:val="0"/>
      <w:suppressLineNumbers/>
      <w:suppressAutoHyphens/>
      <w:spacing w:after="60"/>
      <w:jc w:val="both"/>
    </w:pPr>
    <w:rPr>
      <w:b/>
      <w:sz w:val="24"/>
    </w:rPr>
  </w:style>
  <w:style w:type="paragraph" w:customStyle="1" w:styleId="1fff5">
    <w:name w:val="Стиль Маркированный список 1 + Междустр.интервал:  одинарный"/>
    <w:basedOn w:val="a1"/>
    <w:qFormat/>
    <w:pPr>
      <w:keepNext/>
      <w:tabs>
        <w:tab w:val="left" w:pos="1725"/>
      </w:tabs>
      <w:spacing w:before="60" w:after="60" w:line="360" w:lineRule="auto"/>
      <w:ind w:left="1725" w:hanging="1005"/>
      <w:jc w:val="both"/>
    </w:pPr>
    <w:rPr>
      <w:sz w:val="28"/>
      <w:szCs w:val="20"/>
    </w:rPr>
  </w:style>
  <w:style w:type="paragraph" w:customStyle="1" w:styleId="affffffff2">
    <w:name w:val="Стиль шаги + Междустр.интервал:  одинарный"/>
    <w:basedOn w:val="afffffff3"/>
    <w:uiPriority w:val="99"/>
    <w:qFormat/>
    <w:pPr>
      <w:spacing w:line="240" w:lineRule="auto"/>
      <w:ind w:left="0"/>
    </w:pPr>
  </w:style>
  <w:style w:type="paragraph" w:customStyle="1" w:styleId="affffffff3">
    <w:name w:val="основа"/>
    <w:basedOn w:val="affffffa"/>
    <w:uiPriority w:val="99"/>
    <w:qFormat/>
    <w:pPr>
      <w:spacing w:before="60" w:after="120"/>
    </w:pPr>
    <w:rPr>
      <w:lang w:val="ru-RU" w:eastAsia="ru-RU"/>
    </w:rPr>
  </w:style>
  <w:style w:type="paragraph" w:customStyle="1" w:styleId="affffffff4">
    <w:name w:val="ОГЛАВЛ."/>
    <w:basedOn w:val="a1"/>
    <w:semiHidden/>
    <w:qFormat/>
    <w:pPr>
      <w:keepNext/>
      <w:spacing w:line="360" w:lineRule="auto"/>
      <w:ind w:firstLine="567"/>
      <w:jc w:val="center"/>
    </w:pPr>
    <w:rPr>
      <w:b/>
      <w:sz w:val="28"/>
      <w:lang w:val="zh-CN" w:eastAsia="zh-CN"/>
    </w:rPr>
  </w:style>
  <w:style w:type="paragraph" w:customStyle="1" w:styleId="12125">
    <w:name w:val="Стиль текст документа + 12 пт полужирный Первая строка:  125 см..."/>
    <w:basedOn w:val="affffffa"/>
    <w:qFormat/>
    <w:pPr>
      <w:ind w:firstLine="851"/>
    </w:pPr>
    <w:rPr>
      <w:b/>
      <w:bCs/>
      <w:szCs w:val="20"/>
    </w:rPr>
  </w:style>
  <w:style w:type="paragraph" w:customStyle="1" w:styleId="affffffff5">
    <w:name w:val="Стиль Текст документа + полужирный курсив"/>
    <w:basedOn w:val="afc"/>
    <w:qFormat/>
    <w:pPr>
      <w:ind w:firstLine="720"/>
    </w:pPr>
    <w:rPr>
      <w:b/>
      <w:bCs/>
      <w:i/>
      <w:iCs/>
      <w:lang w:eastAsia="zh-CN"/>
    </w:rPr>
  </w:style>
  <w:style w:type="paragraph" w:customStyle="1" w:styleId="121251">
    <w:name w:val="Стиль текст документа + 12 пт полужирный Первая строка:  125 см...1"/>
    <w:basedOn w:val="affffffa"/>
    <w:qFormat/>
    <w:pPr>
      <w:ind w:firstLine="851"/>
    </w:pPr>
    <w:rPr>
      <w:b/>
      <w:bCs/>
      <w:szCs w:val="20"/>
    </w:rPr>
  </w:style>
  <w:style w:type="paragraph" w:customStyle="1" w:styleId="1fff6">
    <w:name w:val="Заголовок оглавления1"/>
    <w:basedOn w:val="12"/>
    <w:uiPriority w:val="39"/>
    <w:unhideWhenUsed/>
    <w:qFormat/>
    <w:rPr>
      <w:rFonts w:ascii="Cambria" w:hAnsi="Cambria"/>
      <w:caps/>
      <w:sz w:val="32"/>
      <w:szCs w:val="32"/>
    </w:rPr>
  </w:style>
  <w:style w:type="paragraph" w:customStyle="1" w:styleId="affffffff6">
    <w:name w:val="Список нумерованный первого уровня"/>
    <w:basedOn w:val="afc"/>
    <w:qFormat/>
    <w:pPr>
      <w:tabs>
        <w:tab w:val="left" w:pos="1134"/>
      </w:tabs>
      <w:spacing w:before="60" w:after="120" w:line="240" w:lineRule="auto"/>
      <w:ind w:left="1134" w:hanging="414"/>
    </w:pPr>
    <w:rPr>
      <w:lang w:eastAsia="zh-CN"/>
    </w:rPr>
  </w:style>
  <w:style w:type="paragraph" w:customStyle="1" w:styleId="affffffff7">
    <w:name w:val="Список нумерованный второго уровня"/>
    <w:basedOn w:val="afb"/>
    <w:qFormat/>
    <w:pPr>
      <w:tabs>
        <w:tab w:val="left" w:pos="1418"/>
      </w:tabs>
      <w:spacing w:before="60" w:after="120"/>
      <w:ind w:left="1418" w:hanging="284"/>
      <w:jc w:val="both"/>
    </w:pPr>
    <w:rPr>
      <w:lang w:val="zh-CN" w:eastAsia="zh-CN"/>
    </w:rPr>
  </w:style>
  <w:style w:type="paragraph" w:customStyle="1" w:styleId="1fff7">
    <w:name w:val="Стиль1"/>
    <w:basedOn w:val="22"/>
    <w:uiPriority w:val="99"/>
    <w:qFormat/>
    <w:pPr>
      <w:numPr>
        <w:ilvl w:val="0"/>
        <w:numId w:val="0"/>
      </w:numPr>
      <w:tabs>
        <w:tab w:val="left" w:pos="1440"/>
      </w:tabs>
      <w:ind w:left="1440" w:hanging="360"/>
    </w:pPr>
    <w:rPr>
      <w:iCs/>
      <w:lang w:val="zh-CN" w:eastAsia="en-US"/>
    </w:rPr>
  </w:style>
  <w:style w:type="paragraph" w:customStyle="1" w:styleId="affffffff8">
    <w:name w:val="Продолжить список *"/>
    <w:basedOn w:val="affffff3"/>
    <w:uiPriority w:val="99"/>
    <w:qFormat/>
    <w:pPr>
      <w:spacing w:after="0"/>
      <w:ind w:left="357"/>
    </w:pPr>
  </w:style>
  <w:style w:type="paragraph" w:customStyle="1" w:styleId="affffffff9">
    <w:name w:val="Продолжить подсписок *"/>
    <w:basedOn w:val="affffffff8"/>
    <w:uiPriority w:val="99"/>
    <w:qFormat/>
    <w:pPr>
      <w:ind w:left="993"/>
    </w:pPr>
  </w:style>
  <w:style w:type="paragraph" w:customStyle="1" w:styleId="affffffffa">
    <w:name w:val="Обычный для объектов"/>
    <w:basedOn w:val="a1"/>
    <w:uiPriority w:val="99"/>
    <w:qFormat/>
    <w:pPr>
      <w:keepNext/>
      <w:spacing w:line="360" w:lineRule="auto"/>
      <w:ind w:firstLine="720"/>
      <w:jc w:val="center"/>
    </w:pPr>
    <w:rPr>
      <w:rFonts w:ascii="Arial" w:hAnsi="Arial"/>
      <w:b/>
      <w:sz w:val="18"/>
      <w:szCs w:val="20"/>
    </w:rPr>
  </w:style>
  <w:style w:type="paragraph" w:customStyle="1" w:styleId="affffffffb">
    <w:name w:val="Название элемента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line="360" w:lineRule="auto"/>
      <w:ind w:firstLine="720"/>
      <w:jc w:val="both"/>
    </w:pPr>
    <w:rPr>
      <w:b/>
      <w:i/>
      <w:sz w:val="20"/>
      <w:szCs w:val="20"/>
    </w:rPr>
  </w:style>
  <w:style w:type="paragraph" w:customStyle="1" w:styleId="affffffffc">
    <w:name w:val="Описание параметров формулы"/>
    <w:basedOn w:val="a1"/>
    <w:uiPriority w:val="99"/>
    <w:qFormat/>
    <w:pPr>
      <w:keepNext/>
      <w:tabs>
        <w:tab w:val="left" w:pos="3969"/>
        <w:tab w:val="left" w:pos="5103"/>
        <w:tab w:val="left" w:pos="6237"/>
      </w:tabs>
      <w:spacing w:before="40" w:line="360" w:lineRule="auto"/>
      <w:ind w:left="2835" w:hanging="2268"/>
      <w:jc w:val="both"/>
    </w:pPr>
    <w:rPr>
      <w:rFonts w:ascii="Arial" w:hAnsi="Arial"/>
      <w:sz w:val="20"/>
      <w:szCs w:val="20"/>
    </w:rPr>
  </w:style>
  <w:style w:type="paragraph" w:customStyle="1" w:styleId="affffffffd">
    <w:name w:val="Продолжение списка с отступом"/>
    <w:basedOn w:val="a1"/>
    <w:uiPriority w:val="99"/>
    <w:qFormat/>
    <w:pPr>
      <w:keepNext/>
      <w:tabs>
        <w:tab w:val="left" w:pos="284"/>
        <w:tab w:val="left" w:pos="2552"/>
        <w:tab w:val="left" w:pos="3686"/>
      </w:tabs>
      <w:spacing w:before="60" w:line="360" w:lineRule="auto"/>
      <w:ind w:left="2268" w:firstLine="720"/>
      <w:jc w:val="both"/>
    </w:pPr>
    <w:rPr>
      <w:rFonts w:ascii="Arial" w:hAnsi="Arial"/>
      <w:sz w:val="20"/>
      <w:szCs w:val="20"/>
    </w:rPr>
  </w:style>
  <w:style w:type="paragraph" w:customStyle="1" w:styleId="affffffffe">
    <w:name w:val="Описание параметра"/>
    <w:basedOn w:val="a1"/>
    <w:uiPriority w:val="99"/>
    <w:qFormat/>
    <w:pPr>
      <w:keepNext/>
      <w:tabs>
        <w:tab w:val="left" w:pos="1134"/>
        <w:tab w:val="left" w:pos="1418"/>
        <w:tab w:val="left" w:pos="1701"/>
        <w:tab w:val="left" w:pos="1985"/>
        <w:tab w:val="left" w:pos="2268"/>
        <w:tab w:val="left" w:pos="3119"/>
        <w:tab w:val="left" w:pos="3969"/>
        <w:tab w:val="left" w:pos="4820"/>
        <w:tab w:val="left" w:pos="5670"/>
      </w:tabs>
      <w:spacing w:before="40" w:line="360" w:lineRule="auto"/>
      <w:ind w:left="2268" w:firstLine="720"/>
      <w:jc w:val="both"/>
    </w:pPr>
    <w:rPr>
      <w:rFonts w:ascii="Arial" w:hAnsi="Arial"/>
      <w:sz w:val="20"/>
      <w:szCs w:val="20"/>
    </w:rPr>
  </w:style>
  <w:style w:type="paragraph" w:customStyle="1" w:styleId="afffffffff">
    <w:name w:val="Пример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40" w:line="360" w:lineRule="auto"/>
      <w:ind w:firstLine="720"/>
      <w:jc w:val="center"/>
    </w:pPr>
    <w:rPr>
      <w:rFonts w:ascii="Courier New" w:hAnsi="Courier New"/>
      <w:sz w:val="20"/>
      <w:szCs w:val="20"/>
      <w:lang w:val="en-US"/>
    </w:rPr>
  </w:style>
  <w:style w:type="paragraph" w:customStyle="1" w:styleId="075">
    <w:name w:val="Стиль влево Первая строка:  075 см"/>
    <w:basedOn w:val="a1"/>
    <w:uiPriority w:val="99"/>
    <w:qFormat/>
    <w:pPr>
      <w:keepNext/>
      <w:spacing w:before="60" w:after="60" w:line="360" w:lineRule="auto"/>
      <w:ind w:firstLine="426"/>
      <w:jc w:val="both"/>
    </w:pPr>
    <w:rPr>
      <w:rFonts w:ascii="Arial" w:hAnsi="Arial"/>
      <w:sz w:val="20"/>
      <w:szCs w:val="20"/>
    </w:rPr>
  </w:style>
  <w:style w:type="paragraph" w:customStyle="1" w:styleId="afffffffff0">
    <w:name w:val="Список_тире"/>
    <w:basedOn w:val="a1"/>
    <w:uiPriority w:val="99"/>
    <w:qFormat/>
    <w:pPr>
      <w:keepNext/>
      <w:tabs>
        <w:tab w:val="left" w:pos="360"/>
      </w:tabs>
      <w:spacing w:line="360" w:lineRule="auto"/>
      <w:ind w:left="284" w:hanging="284"/>
      <w:jc w:val="both"/>
    </w:pPr>
    <w:rPr>
      <w:sz w:val="28"/>
      <w:szCs w:val="20"/>
    </w:rPr>
  </w:style>
  <w:style w:type="paragraph" w:customStyle="1" w:styleId="afffffffff1">
    <w:name w:val="Стиль влево"/>
    <w:basedOn w:val="a1"/>
    <w:uiPriority w:val="99"/>
    <w:qFormat/>
    <w:pPr>
      <w:keepNext/>
      <w:spacing w:before="60" w:after="60" w:line="360" w:lineRule="auto"/>
      <w:ind w:firstLine="454"/>
      <w:jc w:val="both"/>
    </w:pPr>
    <w:rPr>
      <w:rFonts w:ascii="Arial" w:hAnsi="Arial"/>
      <w:sz w:val="20"/>
      <w:szCs w:val="20"/>
    </w:rPr>
  </w:style>
  <w:style w:type="paragraph" w:customStyle="1" w:styleId="1fff8">
    <w:name w:val="Стиль По центру1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line="360" w:lineRule="auto"/>
      <w:jc w:val="center"/>
    </w:pPr>
    <w:rPr>
      <w:rFonts w:ascii="Arial" w:hAnsi="Arial"/>
      <w:sz w:val="20"/>
      <w:szCs w:val="20"/>
    </w:rPr>
  </w:style>
  <w:style w:type="paragraph" w:customStyle="1" w:styleId="0751">
    <w:name w:val="Стиль влево Первая строка:  075 см1"/>
    <w:basedOn w:val="a1"/>
    <w:uiPriority w:val="99"/>
    <w:qFormat/>
    <w:pPr>
      <w:keepNext/>
      <w:spacing w:before="60" w:after="60" w:line="360" w:lineRule="auto"/>
      <w:ind w:firstLine="426"/>
      <w:jc w:val="both"/>
    </w:pPr>
    <w:rPr>
      <w:rFonts w:ascii="Arial" w:hAnsi="Arial"/>
      <w:sz w:val="20"/>
      <w:szCs w:val="20"/>
    </w:rPr>
  </w:style>
  <w:style w:type="paragraph" w:customStyle="1" w:styleId="1fff9">
    <w:name w:val="Стиль влево Первая строка:  1 см"/>
    <w:basedOn w:val="a1"/>
    <w:uiPriority w:val="99"/>
    <w:qFormat/>
    <w:pPr>
      <w:keepNext/>
      <w:spacing w:before="60" w:after="60" w:line="360" w:lineRule="auto"/>
      <w:ind w:firstLine="567"/>
      <w:jc w:val="both"/>
    </w:pPr>
    <w:rPr>
      <w:rFonts w:ascii="Arial" w:hAnsi="Arial"/>
      <w:sz w:val="20"/>
      <w:szCs w:val="20"/>
    </w:rPr>
  </w:style>
  <w:style w:type="paragraph" w:customStyle="1" w:styleId="1fffa">
    <w:name w:val="Текст выноски1"/>
    <w:basedOn w:val="a1"/>
    <w:uiPriority w:val="99"/>
    <w:semiHidden/>
    <w:qFormat/>
    <w:pPr>
      <w:keepNext/>
      <w:spacing w:before="60" w:after="60" w:line="360" w:lineRule="auto"/>
      <w:ind w:firstLine="454"/>
      <w:jc w:val="both"/>
    </w:pPr>
    <w:rPr>
      <w:rFonts w:ascii="Tahoma" w:hAnsi="Tahoma" w:cs="Tahoma"/>
      <w:sz w:val="16"/>
      <w:szCs w:val="16"/>
    </w:rPr>
  </w:style>
  <w:style w:type="paragraph" w:customStyle="1" w:styleId="2f6">
    <w:name w:val="Маркированный список 2 Знак"/>
    <w:basedOn w:val="2"/>
    <w:qFormat/>
    <w:rsid w:val="00F25B15"/>
    <w:pPr>
      <w:numPr>
        <w:ilvl w:val="0"/>
        <w:numId w:val="0"/>
      </w:numPr>
      <w:ind w:left="1560"/>
    </w:pPr>
  </w:style>
  <w:style w:type="paragraph" w:customStyle="1" w:styleId="afffffffff2">
    <w:name w:val="нумерованный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500"/>
        <w:tab w:val="left" w:pos="1701"/>
        <w:tab w:val="left" w:pos="1985"/>
        <w:tab w:val="left" w:pos="2268"/>
        <w:tab w:val="left" w:pos="5954"/>
      </w:tabs>
      <w:spacing w:before="60" w:line="360" w:lineRule="auto"/>
      <w:ind w:left="1500" w:hanging="360"/>
      <w:jc w:val="both"/>
    </w:pPr>
    <w:rPr>
      <w:rFonts w:ascii="Arial" w:hAnsi="Arial"/>
      <w:sz w:val="20"/>
      <w:szCs w:val="20"/>
    </w:rPr>
  </w:style>
  <w:style w:type="paragraph" w:customStyle="1" w:styleId="1fffb">
    <w:name w:val="Обычный + Первая строка:  1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line="360" w:lineRule="auto"/>
      <w:ind w:firstLine="720"/>
      <w:jc w:val="both"/>
    </w:pPr>
    <w:rPr>
      <w:rFonts w:ascii="Arial" w:hAnsi="Arial"/>
      <w:sz w:val="20"/>
      <w:szCs w:val="20"/>
    </w:rPr>
  </w:style>
  <w:style w:type="paragraph" w:customStyle="1" w:styleId="afffffffff3">
    <w:name w:val="Стиль Нумерованный список"/>
    <w:basedOn w:val="aff0"/>
    <w:uiPriority w:val="99"/>
    <w:qFormat/>
    <w:pPr>
      <w:spacing w:before="60" w:after="60"/>
    </w:pPr>
    <w:rPr>
      <w:b/>
      <w:lang w:val="zh-CN" w:eastAsia="zh-CN"/>
    </w:rPr>
  </w:style>
  <w:style w:type="paragraph" w:customStyle="1" w:styleId="TimesNewRoman0">
    <w:name w:val="Обычный + Times New Roman"/>
    <w:basedOn w:val="aff2"/>
    <w:uiPriority w:val="99"/>
    <w:qFormat/>
    <w:pPr>
      <w:ind w:firstLine="708"/>
      <w:jc w:val="both"/>
    </w:pPr>
    <w:rPr>
      <w:rFonts w:ascii="Times New Roman" w:hAnsi="Times New Roman"/>
      <w:b/>
      <w:bCs/>
      <w:color w:val="auto"/>
      <w:sz w:val="28"/>
      <w:szCs w:val="24"/>
      <w:lang w:val="zh-CN" w:eastAsia="zh-CN"/>
    </w:rPr>
  </w:style>
  <w:style w:type="paragraph" w:customStyle="1" w:styleId="1fffc">
    <w:name w:val="Маркированный 1"/>
    <w:basedOn w:val="a1"/>
    <w:uiPriority w:val="99"/>
    <w:qFormat/>
    <w:pPr>
      <w:keepNext/>
      <w:tabs>
        <w:tab w:val="left" w:pos="1264"/>
      </w:tabs>
      <w:spacing w:line="360" w:lineRule="auto"/>
      <w:ind w:left="1264" w:hanging="414"/>
      <w:jc w:val="center"/>
    </w:pPr>
    <w:rPr>
      <w:sz w:val="28"/>
    </w:rPr>
  </w:style>
  <w:style w:type="paragraph" w:customStyle="1" w:styleId="afffffffff4">
    <w:name w:val="Область «Спецификация» появляется после выбора метода в области «Параметры».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line="360" w:lineRule="auto"/>
      <w:ind w:firstLine="720"/>
      <w:jc w:val="both"/>
    </w:pPr>
    <w:rPr>
      <w:rFonts w:ascii="Arial" w:hAnsi="Arial"/>
      <w:sz w:val="20"/>
      <w:szCs w:val="20"/>
    </w:rPr>
  </w:style>
  <w:style w:type="paragraph" w:customStyle="1" w:styleId="afffffffff5">
    <w:name w:val="Обычный + полужирный"/>
    <w:basedOn w:val="a1"/>
    <w:uiPriority w:val="99"/>
    <w:qFormat/>
    <w:pPr>
      <w:keepNext/>
      <w:tabs>
        <w:tab w:val="left" w:pos="920"/>
        <w:tab w:val="left" w:pos="1440"/>
      </w:tabs>
      <w:spacing w:after="60" w:line="360" w:lineRule="auto"/>
      <w:ind w:left="1440" w:hanging="360"/>
      <w:jc w:val="center"/>
    </w:pPr>
    <w:rPr>
      <w:rFonts w:ascii="Arial" w:hAnsi="Arial"/>
      <w:b/>
      <w:bCs/>
      <w:sz w:val="20"/>
      <w:szCs w:val="20"/>
    </w:rPr>
  </w:style>
  <w:style w:type="paragraph" w:customStyle="1" w:styleId="1100">
    <w:name w:val="Стиль 11 пт полужирный курсив Первая строка:  0 см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240" w:line="360" w:lineRule="auto"/>
      <w:ind w:firstLine="720"/>
      <w:jc w:val="both"/>
    </w:pPr>
    <w:rPr>
      <w:rFonts w:ascii="Arial" w:hAnsi="Arial"/>
      <w:b/>
      <w:bCs/>
      <w:i/>
      <w:iCs/>
      <w:sz w:val="22"/>
      <w:szCs w:val="20"/>
    </w:rPr>
  </w:style>
  <w:style w:type="paragraph" w:customStyle="1" w:styleId="3c">
    <w:name w:val="маркированные список 3"/>
    <w:basedOn w:val="2"/>
    <w:uiPriority w:val="99"/>
    <w:qFormat/>
    <w:pPr>
      <w:numPr>
        <w:ilvl w:val="0"/>
        <w:numId w:val="0"/>
      </w:numPr>
    </w:pPr>
  </w:style>
  <w:style w:type="paragraph" w:customStyle="1" w:styleId="afffffffff6">
    <w:name w:val="маркированный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ind w:left="1134" w:hanging="414"/>
      <w:jc w:val="center"/>
    </w:pPr>
    <w:rPr>
      <w:rFonts w:ascii="Arial" w:hAnsi="Arial"/>
      <w:sz w:val="20"/>
      <w:szCs w:val="20"/>
      <w:lang w:val="zh-CN" w:eastAsia="zh-CN"/>
    </w:rPr>
  </w:style>
  <w:style w:type="paragraph" w:customStyle="1" w:styleId="2f7">
    <w:name w:val="марикрованный списк 2"/>
    <w:basedOn w:val="a1"/>
    <w:uiPriority w:val="99"/>
    <w:qFormat/>
    <w:pPr>
      <w:keepNext/>
      <w:tabs>
        <w:tab w:val="left" w:pos="425"/>
        <w:tab w:val="left" w:pos="1418"/>
      </w:tabs>
      <w:spacing w:line="360" w:lineRule="auto"/>
      <w:jc w:val="center"/>
    </w:pPr>
    <w:rPr>
      <w:rFonts w:ascii="Arial" w:hAnsi="Arial"/>
      <w:sz w:val="20"/>
      <w:szCs w:val="20"/>
    </w:rPr>
  </w:style>
  <w:style w:type="paragraph" w:customStyle="1" w:styleId="afffffffff7">
    <w:name w:val="примеч"/>
    <w:basedOn w:val="affffff5"/>
    <w:uiPriority w:val="99"/>
    <w:qFormat/>
    <w:pPr>
      <w:pBdr>
        <w:left w:val="thinThickSmallGap" w:sz="24" w:space="4" w:color="C0C0C0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after="0"/>
      <w:ind w:firstLine="0"/>
    </w:pPr>
    <w:rPr>
      <w:rFonts w:ascii="Times New Roman" w:hAnsi="Times New Roman"/>
      <w:sz w:val="24"/>
    </w:rPr>
  </w:style>
  <w:style w:type="paragraph" w:customStyle="1" w:styleId="afffffffff8">
    <w:name w:val="номер"/>
    <w:basedOn w:val="aff0"/>
    <w:uiPriority w:val="99"/>
    <w:qFormat/>
    <w:pPr>
      <w:ind w:left="1702" w:hanging="851"/>
    </w:pPr>
    <w:rPr>
      <w:szCs w:val="20"/>
      <w:lang w:val="zh-CN" w:eastAsia="zh-CN"/>
    </w:rPr>
  </w:style>
  <w:style w:type="paragraph" w:customStyle="1" w:styleId="afffffffff9">
    <w:name w:val="подпись рисунков"/>
    <w:basedOn w:val="a1"/>
    <w:qFormat/>
    <w:pPr>
      <w:keepNext/>
      <w:tabs>
        <w:tab w:val="left" w:pos="-284"/>
      </w:tabs>
      <w:spacing w:line="360" w:lineRule="auto"/>
      <w:jc w:val="center"/>
    </w:pPr>
    <w:rPr>
      <w:sz w:val="18"/>
      <w:szCs w:val="20"/>
      <w:lang w:val="zh-CN" w:eastAsia="zh-CN"/>
    </w:rPr>
  </w:style>
  <w:style w:type="paragraph" w:customStyle="1" w:styleId="afffffffffa">
    <w:name w:val="оосновной текст документа"/>
    <w:basedOn w:val="affffffa"/>
    <w:uiPriority w:val="99"/>
    <w:qFormat/>
    <w:pPr>
      <w:ind w:firstLine="851"/>
    </w:pPr>
    <w:rPr>
      <w:lang w:val="ru-RU" w:eastAsia="ru-RU"/>
    </w:rPr>
  </w:style>
  <w:style w:type="paragraph" w:customStyle="1" w:styleId="afffffffffb">
    <w:name w:val="НУМ СП"/>
    <w:basedOn w:val="aff0"/>
    <w:uiPriority w:val="99"/>
    <w:qFormat/>
    <w:pPr>
      <w:spacing w:after="60"/>
    </w:pPr>
    <w:rPr>
      <w:lang w:val="zh-CN" w:eastAsia="zh-CN"/>
    </w:rPr>
  </w:style>
  <w:style w:type="paragraph" w:customStyle="1" w:styleId="120">
    <w:name w:val="Текст выноски12"/>
    <w:basedOn w:val="a1"/>
    <w:uiPriority w:val="99"/>
    <w:semiHidden/>
    <w:qFormat/>
    <w:pPr>
      <w:keepNext/>
      <w:spacing w:before="60" w:after="60" w:line="360" w:lineRule="auto"/>
      <w:ind w:firstLine="454"/>
      <w:jc w:val="both"/>
    </w:pPr>
    <w:rPr>
      <w:rFonts w:ascii="Tahoma" w:hAnsi="Tahoma" w:cs="Tahoma"/>
      <w:sz w:val="16"/>
      <w:szCs w:val="16"/>
    </w:rPr>
  </w:style>
  <w:style w:type="paragraph" w:customStyle="1" w:styleId="afffffffffc">
    <w:name w:val="Шаги"/>
    <w:basedOn w:val="afc"/>
    <w:uiPriority w:val="99"/>
    <w:qFormat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/>
      <w:ind w:firstLine="720"/>
    </w:pPr>
    <w:rPr>
      <w:b/>
    </w:rPr>
  </w:style>
  <w:style w:type="paragraph" w:customStyle="1" w:styleId="75">
    <w:name w:val="РП 7. Обычный текст"/>
    <w:basedOn w:val="afc"/>
    <w:uiPriority w:val="99"/>
    <w:qFormat/>
    <w:pPr>
      <w:ind w:firstLine="720"/>
    </w:pPr>
    <w:rPr>
      <w:lang w:eastAsia="zh-CN"/>
    </w:rPr>
  </w:style>
  <w:style w:type="paragraph" w:customStyle="1" w:styleId="2f8">
    <w:name w:val="Текст2"/>
    <w:basedOn w:val="a1"/>
    <w:uiPriority w:val="99"/>
    <w:qFormat/>
    <w:pPr>
      <w:keepNext/>
      <w:spacing w:line="360" w:lineRule="auto"/>
      <w:ind w:firstLine="720"/>
      <w:jc w:val="both"/>
    </w:pPr>
    <w:rPr>
      <w:sz w:val="28"/>
      <w:szCs w:val="20"/>
    </w:rPr>
  </w:style>
  <w:style w:type="paragraph" w:customStyle="1" w:styleId="2f9">
    <w:name w:val="Стиль Маркированный список 2 + Междустр.интервал:  одинарный"/>
    <w:basedOn w:val="20"/>
    <w:uiPriority w:val="99"/>
    <w:qFormat/>
    <w:pPr>
      <w:tabs>
        <w:tab w:val="left" w:pos="284"/>
        <w:tab w:val="left" w:pos="567"/>
        <w:tab w:val="left" w:pos="851"/>
        <w:tab w:val="left" w:pos="1134"/>
        <w:tab w:val="left" w:pos="1418"/>
        <w:tab w:val="left" w:pos="1985"/>
        <w:tab w:val="left" w:pos="2268"/>
        <w:tab w:val="left" w:pos="5954"/>
      </w:tabs>
      <w:spacing w:before="60" w:after="120"/>
      <w:ind w:left="1134" w:hanging="414"/>
    </w:pPr>
    <w:rPr>
      <w:szCs w:val="20"/>
    </w:rPr>
  </w:style>
  <w:style w:type="paragraph" w:customStyle="1" w:styleId="2fa">
    <w:name w:val="Стиль Стиль Маркированный список 2 + Междустр.интервал:  одинарный ..."/>
    <w:basedOn w:val="2f9"/>
    <w:uiPriority w:val="99"/>
    <w:qFormat/>
    <w:rPr>
      <w:b/>
      <w:bCs/>
    </w:rPr>
  </w:style>
  <w:style w:type="paragraph" w:customStyle="1" w:styleId="0">
    <w:name w:val="Стиль текст документа + После:  0 пт Междустр.интервал:  одинарный"/>
    <w:basedOn w:val="affffffa"/>
    <w:uiPriority w:val="99"/>
    <w:qFormat/>
    <w:pPr>
      <w:spacing w:before="60"/>
    </w:pPr>
    <w:rPr>
      <w:szCs w:val="20"/>
      <w:lang w:val="ru-RU" w:eastAsia="ru-RU"/>
    </w:rPr>
  </w:style>
  <w:style w:type="paragraph" w:customStyle="1" w:styleId="1000">
    <w:name w:val="Стиль Маркированный список 1 + Перед:  0 пт После:  0 пт Междустр..."/>
    <w:basedOn w:val="21"/>
    <w:uiPriority w:val="99"/>
    <w:qFormat/>
    <w:pPr>
      <w:spacing w:before="60" w:after="120"/>
    </w:pPr>
    <w:rPr>
      <w:szCs w:val="20"/>
    </w:rPr>
  </w:style>
  <w:style w:type="paragraph" w:customStyle="1" w:styleId="1001">
    <w:name w:val="Стиль Маркированный список 1 + Перед:  0 пт После:  0 пт Междустр...1"/>
    <w:basedOn w:val="21"/>
    <w:uiPriority w:val="99"/>
    <w:qFormat/>
    <w:pPr>
      <w:spacing w:before="60" w:after="120"/>
    </w:pPr>
    <w:rPr>
      <w:szCs w:val="20"/>
    </w:rPr>
  </w:style>
  <w:style w:type="paragraph" w:customStyle="1" w:styleId="2fb">
    <w:name w:val="Стиль Заголовок 2 + Междустр.интервал:  одинарный"/>
    <w:basedOn w:val="22"/>
    <w:uiPriority w:val="99"/>
    <w:qFormat/>
    <w:pPr>
      <w:numPr>
        <w:ilvl w:val="0"/>
        <w:numId w:val="0"/>
      </w:numPr>
      <w:shd w:val="pct10" w:color="000000" w:fill="FFFFFF"/>
      <w:ind w:left="1134" w:right="707" w:hanging="425"/>
    </w:pPr>
    <w:rPr>
      <w:rFonts w:ascii="Times New Roman Полужирный" w:hAnsi="Times New Roman Полужирный"/>
      <w:b w:val="0"/>
      <w:bCs w:val="0"/>
      <w:i/>
      <w:iCs/>
      <w:szCs w:val="20"/>
      <w:lang w:val="zh-CN" w:eastAsia="zh-CN"/>
    </w:rPr>
  </w:style>
  <w:style w:type="paragraph" w:customStyle="1" w:styleId="1fffd">
    <w:name w:val="Текст1"/>
    <w:basedOn w:val="a1"/>
    <w:uiPriority w:val="99"/>
    <w:qFormat/>
    <w:pPr>
      <w:keepNext/>
      <w:widowControl w:val="0"/>
      <w:spacing w:line="360" w:lineRule="auto"/>
      <w:ind w:firstLine="720"/>
      <w:jc w:val="both"/>
    </w:pPr>
    <w:rPr>
      <w:sz w:val="28"/>
      <w:szCs w:val="20"/>
    </w:rPr>
  </w:style>
  <w:style w:type="paragraph" w:customStyle="1" w:styleId="afffffffffd">
    <w:name w:val="Термин"/>
    <w:basedOn w:val="a1"/>
    <w:uiPriority w:val="99"/>
    <w:qFormat/>
    <w:pPr>
      <w:keepNext/>
      <w:spacing w:line="360" w:lineRule="auto"/>
      <w:jc w:val="center"/>
    </w:pPr>
    <w:rPr>
      <w:sz w:val="28"/>
      <w:szCs w:val="20"/>
    </w:rPr>
  </w:style>
  <w:style w:type="paragraph" w:customStyle="1" w:styleId="00">
    <w:name w:val="Стиль 0"/>
    <w:uiPriority w:val="99"/>
    <w:qFormat/>
    <w:pPr>
      <w:tabs>
        <w:tab w:val="left" w:pos="360"/>
      </w:tabs>
      <w:spacing w:before="120" w:line="360" w:lineRule="auto"/>
      <w:ind w:left="284" w:hanging="284"/>
      <w:jc w:val="center"/>
    </w:pPr>
    <w:rPr>
      <w:rFonts w:ascii="Bookman Old Style" w:hAnsi="Bookman Old Style"/>
      <w:sz w:val="24"/>
    </w:rPr>
  </w:style>
  <w:style w:type="paragraph" w:customStyle="1" w:styleId="0-">
    <w:name w:val="Стиль0 - Без списка"/>
    <w:basedOn w:val="a1"/>
    <w:uiPriority w:val="99"/>
    <w:qFormat/>
    <w:pPr>
      <w:keepNext/>
      <w:tabs>
        <w:tab w:val="left" w:pos="0"/>
        <w:tab w:val="left" w:pos="851"/>
        <w:tab w:val="left" w:pos="1985"/>
        <w:tab w:val="left" w:pos="2268"/>
      </w:tabs>
      <w:spacing w:line="360" w:lineRule="auto"/>
      <w:jc w:val="center"/>
    </w:pPr>
    <w:rPr>
      <w:rFonts w:ascii="Bookman Old Style" w:hAnsi="Bookman Old Style"/>
      <w:sz w:val="28"/>
      <w:szCs w:val="20"/>
    </w:rPr>
  </w:style>
  <w:style w:type="paragraph" w:customStyle="1" w:styleId="1fffe">
    <w:name w:val="Формула 1"/>
    <w:basedOn w:val="3b"/>
    <w:uiPriority w:val="99"/>
    <w:qFormat/>
    <w:pPr>
      <w:tabs>
        <w:tab w:val="left" w:pos="993"/>
        <w:tab w:val="left" w:pos="1715"/>
      </w:tabs>
      <w:suppressAutoHyphens w:val="0"/>
      <w:spacing w:before="120"/>
      <w:ind w:left="1715" w:hanging="864"/>
      <w:jc w:val="both"/>
    </w:pPr>
    <w:rPr>
      <w:rFonts w:ascii="Bookman Old Style" w:hAnsi="Bookman Old Style"/>
      <w:b/>
      <w:sz w:val="24"/>
      <w:lang w:val="ru-RU" w:eastAsia="ru-RU"/>
    </w:rPr>
  </w:style>
  <w:style w:type="paragraph" w:customStyle="1" w:styleId="3d">
    <w:name w:val="Формула 3"/>
    <w:basedOn w:val="3b"/>
    <w:uiPriority w:val="99"/>
    <w:qFormat/>
    <w:pPr>
      <w:tabs>
        <w:tab w:val="left" w:pos="993"/>
        <w:tab w:val="left" w:pos="2880"/>
      </w:tabs>
      <w:suppressAutoHyphens w:val="0"/>
      <w:spacing w:before="120"/>
      <w:ind w:left="2880" w:hanging="360"/>
    </w:pPr>
    <w:rPr>
      <w:rFonts w:ascii="Arial" w:hAnsi="Arial"/>
      <w:b/>
      <w:sz w:val="18"/>
      <w:lang w:val="ru-RU" w:eastAsia="ru-RU"/>
    </w:rPr>
  </w:style>
  <w:style w:type="paragraph" w:customStyle="1" w:styleId="46">
    <w:name w:val="Формула 4"/>
    <w:basedOn w:val="2f5"/>
    <w:uiPriority w:val="99"/>
    <w:qFormat/>
    <w:pPr>
      <w:keepNext w:val="0"/>
      <w:keepLines w:val="0"/>
      <w:widowControl/>
      <w:tabs>
        <w:tab w:val="left" w:pos="360"/>
        <w:tab w:val="left" w:pos="2160"/>
      </w:tabs>
      <w:suppressAutoHyphens w:val="0"/>
      <w:spacing w:before="120" w:after="0"/>
      <w:ind w:left="2160" w:hanging="360"/>
      <w:jc w:val="center"/>
    </w:pPr>
    <w:rPr>
      <w:rFonts w:ascii="Arial" w:hAnsi="Arial"/>
      <w:sz w:val="18"/>
      <w:u w:val="single"/>
      <w:lang w:val="zh-CN" w:eastAsia="zh-CN"/>
    </w:rPr>
  </w:style>
  <w:style w:type="paragraph" w:customStyle="1" w:styleId="01">
    <w:name w:val="Заголовок 0"/>
    <w:basedOn w:val="12"/>
    <w:uiPriority w:val="99"/>
    <w:qFormat/>
    <w:pPr>
      <w:spacing w:before="160" w:after="200"/>
      <w:ind w:left="360" w:right="707"/>
    </w:pPr>
    <w:rPr>
      <w:caps/>
      <w:sz w:val="36"/>
      <w:szCs w:val="36"/>
    </w:rPr>
  </w:style>
  <w:style w:type="paragraph" w:customStyle="1" w:styleId="0190">
    <w:name w:val="Стиль Список * + влево Слева:  019 см Первая строка:  0 см Пере..."/>
    <w:basedOn w:val="affffff3"/>
    <w:uiPriority w:val="99"/>
    <w:qFormat/>
    <w:pPr>
      <w:tabs>
        <w:tab w:val="left" w:pos="360"/>
      </w:tabs>
      <w:spacing w:after="120"/>
      <w:ind w:left="360" w:hanging="360"/>
    </w:pPr>
  </w:style>
  <w:style w:type="paragraph" w:customStyle="1" w:styleId="1ffff">
    <w:name w:val="Стиль Заголовок 1 + не полужирный"/>
    <w:basedOn w:val="12"/>
    <w:uiPriority w:val="99"/>
    <w:qFormat/>
    <w:pPr>
      <w:spacing w:before="120"/>
      <w:ind w:left="851" w:right="707" w:hanging="131"/>
    </w:pPr>
    <w:rPr>
      <w:rFonts w:ascii="Arial" w:hAnsi="Arial"/>
      <w:bCs w:val="0"/>
      <w:caps/>
      <w:sz w:val="24"/>
      <w:szCs w:val="24"/>
    </w:rPr>
  </w:style>
  <w:style w:type="paragraph" w:customStyle="1" w:styleId="116">
    <w:name w:val="Стиль Заголовок 1 + не полужирный1"/>
    <w:basedOn w:val="12"/>
    <w:uiPriority w:val="99"/>
    <w:qFormat/>
    <w:pPr>
      <w:spacing w:before="120"/>
      <w:ind w:left="851" w:right="707" w:hanging="131"/>
    </w:pPr>
    <w:rPr>
      <w:b w:val="0"/>
      <w:caps/>
      <w:szCs w:val="24"/>
    </w:rPr>
  </w:style>
  <w:style w:type="paragraph" w:customStyle="1" w:styleId="2fc">
    <w:name w:val="нумерованный список 2"/>
    <w:basedOn w:val="a1"/>
    <w:uiPriority w:val="99"/>
    <w:qFormat/>
    <w:pPr>
      <w:keepNext/>
      <w:tabs>
        <w:tab w:val="left" w:pos="1184"/>
      </w:tabs>
      <w:spacing w:line="360" w:lineRule="auto"/>
      <w:ind w:left="1184" w:hanging="284"/>
      <w:jc w:val="both"/>
    </w:pPr>
    <w:rPr>
      <w:sz w:val="28"/>
    </w:rPr>
  </w:style>
  <w:style w:type="paragraph" w:customStyle="1" w:styleId="afffffffffe">
    <w:name w:val="Заголовок к тексту"/>
    <w:basedOn w:val="a1"/>
    <w:uiPriority w:val="99"/>
    <w:qFormat/>
    <w:pPr>
      <w:keepNext/>
      <w:suppressAutoHyphens/>
      <w:spacing w:after="240" w:line="240" w:lineRule="exact"/>
      <w:jc w:val="center"/>
    </w:pPr>
    <w:rPr>
      <w:b/>
      <w:sz w:val="28"/>
      <w:szCs w:val="20"/>
    </w:rPr>
  </w:style>
  <w:style w:type="paragraph" w:customStyle="1" w:styleId="affffffffff">
    <w:name w:val="Исполнитель"/>
    <w:basedOn w:val="af5"/>
    <w:uiPriority w:val="99"/>
    <w:qFormat/>
    <w:pPr>
      <w:suppressAutoHyphens/>
      <w:spacing w:after="0" w:line="240" w:lineRule="exact"/>
    </w:pPr>
    <w:rPr>
      <w:szCs w:val="20"/>
    </w:rPr>
  </w:style>
  <w:style w:type="paragraph" w:customStyle="1" w:styleId="affffffffff0">
    <w:name w:val="Гриф согласования"/>
    <w:basedOn w:val="affffffffff1"/>
    <w:uiPriority w:val="99"/>
    <w:qFormat/>
    <w:pPr>
      <w:tabs>
        <w:tab w:val="left" w:pos="2835"/>
      </w:tabs>
      <w:spacing w:before="480" w:after="0"/>
      <w:ind w:left="0"/>
    </w:pPr>
  </w:style>
  <w:style w:type="paragraph" w:customStyle="1" w:styleId="affffffffff1">
    <w:name w:val="Гриф утверждения"/>
    <w:basedOn w:val="af5"/>
    <w:uiPriority w:val="99"/>
    <w:qFormat/>
    <w:pPr>
      <w:tabs>
        <w:tab w:val="right" w:pos="9639"/>
      </w:tabs>
      <w:suppressAutoHyphens/>
      <w:spacing w:after="240" w:line="240" w:lineRule="exact"/>
      <w:ind w:left="5670"/>
    </w:pPr>
    <w:rPr>
      <w:szCs w:val="20"/>
    </w:rPr>
  </w:style>
  <w:style w:type="paragraph" w:customStyle="1" w:styleId="affffffffff2">
    <w:name w:val="Подпись на общем бланке"/>
    <w:basedOn w:val="a1"/>
    <w:uiPriority w:val="99"/>
    <w:qFormat/>
    <w:pPr>
      <w:keepNext/>
      <w:tabs>
        <w:tab w:val="left" w:pos="5103"/>
        <w:tab w:val="right" w:pos="9639"/>
      </w:tabs>
      <w:suppressAutoHyphens/>
      <w:spacing w:before="480" w:line="240" w:lineRule="exact"/>
      <w:jc w:val="center"/>
    </w:pPr>
    <w:rPr>
      <w:sz w:val="28"/>
      <w:szCs w:val="20"/>
      <w:lang w:val="zh-CN" w:eastAsia="zh-CN"/>
    </w:rPr>
  </w:style>
  <w:style w:type="paragraph" w:customStyle="1" w:styleId="affffffffff3">
    <w:name w:val="Подпись на  бланке должностного лица"/>
    <w:basedOn w:val="a1"/>
    <w:uiPriority w:val="99"/>
    <w:qFormat/>
    <w:pPr>
      <w:keepNext/>
      <w:spacing w:before="480" w:line="240" w:lineRule="exact"/>
      <w:ind w:left="7088"/>
      <w:jc w:val="center"/>
    </w:pPr>
    <w:rPr>
      <w:sz w:val="28"/>
      <w:szCs w:val="20"/>
    </w:rPr>
  </w:style>
  <w:style w:type="paragraph" w:customStyle="1" w:styleId="affffffffff4">
    <w:name w:val="Табличный"/>
    <w:basedOn w:val="a1"/>
    <w:uiPriority w:val="99"/>
    <w:qFormat/>
    <w:pPr>
      <w:keepNext/>
      <w:suppressAutoHyphens/>
      <w:spacing w:line="360" w:lineRule="auto"/>
      <w:jc w:val="both"/>
    </w:pPr>
    <w:rPr>
      <w:sz w:val="20"/>
    </w:rPr>
  </w:style>
  <w:style w:type="paragraph" w:customStyle="1" w:styleId="1ffff0">
    <w:name w:val="Основной 1 + Буллеты"/>
    <w:basedOn w:val="a1"/>
    <w:uiPriority w:val="99"/>
    <w:qFormat/>
    <w:pPr>
      <w:keepNext/>
      <w:tabs>
        <w:tab w:val="left" w:pos="720"/>
      </w:tabs>
      <w:spacing w:before="60" w:after="120" w:line="360" w:lineRule="auto"/>
      <w:ind w:left="720" w:hanging="360"/>
      <w:jc w:val="both"/>
    </w:pPr>
    <w:rPr>
      <w:sz w:val="28"/>
      <w:szCs w:val="28"/>
    </w:rPr>
  </w:style>
  <w:style w:type="paragraph" w:customStyle="1" w:styleId="127">
    <w:name w:val="Стиль Основной текст с отступом + Первая строка:  1.27 см"/>
    <w:basedOn w:val="a1"/>
    <w:uiPriority w:val="99"/>
    <w:qFormat/>
    <w:pPr>
      <w:keepNext/>
      <w:spacing w:before="60" w:after="60" w:line="360" w:lineRule="auto"/>
      <w:ind w:firstLine="720"/>
      <w:jc w:val="both"/>
    </w:pPr>
    <w:rPr>
      <w:sz w:val="28"/>
      <w:szCs w:val="20"/>
    </w:rPr>
  </w:style>
  <w:style w:type="paragraph" w:customStyle="1" w:styleId="150">
    <w:name w:val="Обычный 1.5"/>
    <w:basedOn w:val="a1"/>
    <w:uiPriority w:val="99"/>
    <w:qFormat/>
    <w:pPr>
      <w:keepNext/>
      <w:spacing w:before="120" w:line="360" w:lineRule="auto"/>
      <w:ind w:firstLine="720"/>
      <w:jc w:val="both"/>
    </w:pPr>
    <w:rPr>
      <w:sz w:val="28"/>
      <w:szCs w:val="20"/>
    </w:rPr>
  </w:style>
  <w:style w:type="paragraph" w:customStyle="1" w:styleId="2fd">
    <w:name w:val="МАРкированный список 2"/>
    <w:basedOn w:val="a1"/>
    <w:uiPriority w:val="99"/>
    <w:qFormat/>
    <w:pPr>
      <w:keepNext/>
      <w:tabs>
        <w:tab w:val="left" w:pos="1418"/>
      </w:tabs>
      <w:spacing w:line="360" w:lineRule="auto"/>
      <w:ind w:left="1418" w:hanging="284"/>
      <w:jc w:val="center"/>
    </w:pPr>
    <w:rPr>
      <w:sz w:val="28"/>
    </w:rPr>
  </w:style>
  <w:style w:type="paragraph" w:customStyle="1" w:styleId="affffffffff5">
    <w:name w:val="номер формулы"/>
    <w:basedOn w:val="a1"/>
    <w:uiPriority w:val="99"/>
    <w:qFormat/>
    <w:pPr>
      <w:keepNext/>
      <w:spacing w:line="360" w:lineRule="auto"/>
      <w:jc w:val="center"/>
    </w:pPr>
    <w:rPr>
      <w:bCs/>
      <w:sz w:val="28"/>
    </w:rPr>
  </w:style>
  <w:style w:type="paragraph" w:customStyle="1" w:styleId="affffffffff6">
    <w:name w:val="таблица"/>
    <w:basedOn w:val="afc"/>
    <w:uiPriority w:val="99"/>
    <w:qFormat/>
    <w:pPr>
      <w:spacing w:line="240" w:lineRule="auto"/>
      <w:ind w:firstLine="0"/>
      <w:jc w:val="left"/>
    </w:pPr>
  </w:style>
  <w:style w:type="paragraph" w:customStyle="1" w:styleId="47">
    <w:name w:val="Стиль4"/>
    <w:basedOn w:val="22"/>
    <w:uiPriority w:val="99"/>
    <w:qFormat/>
    <w:pPr>
      <w:numPr>
        <w:ilvl w:val="0"/>
        <w:numId w:val="0"/>
      </w:numPr>
      <w:shd w:val="pct10" w:color="000000" w:fill="FFFFFF"/>
      <w:tabs>
        <w:tab w:val="left" w:pos="2868"/>
      </w:tabs>
      <w:ind w:left="2868" w:right="707" w:hanging="360"/>
    </w:pPr>
    <w:rPr>
      <w:rFonts w:ascii="Times New Roman Полужирный" w:hAnsi="Times New Roman Полужирный" w:cs="Arial"/>
      <w:b w:val="0"/>
      <w:bCs w:val="0"/>
      <w:lang w:val="zh-CN" w:eastAsia="zh-CN"/>
    </w:rPr>
  </w:style>
  <w:style w:type="paragraph" w:customStyle="1" w:styleId="56">
    <w:name w:val="Стиль5"/>
    <w:basedOn w:val="22"/>
    <w:uiPriority w:val="99"/>
    <w:qFormat/>
    <w:pPr>
      <w:numPr>
        <w:ilvl w:val="0"/>
        <w:numId w:val="0"/>
      </w:numPr>
      <w:shd w:val="pct10" w:color="000000" w:fill="FFFFFF"/>
      <w:tabs>
        <w:tab w:val="left" w:pos="2868"/>
      </w:tabs>
      <w:ind w:left="2868" w:right="707" w:hanging="360"/>
    </w:pPr>
    <w:rPr>
      <w:rFonts w:ascii="Times New Roman Полужирный" w:hAnsi="Times New Roman Полужирный" w:cs="Arial"/>
      <w:b w:val="0"/>
      <w:bCs w:val="0"/>
      <w:lang w:val="zh-CN" w:eastAsia="zh-CN"/>
    </w:rPr>
  </w:style>
  <w:style w:type="paragraph" w:customStyle="1" w:styleId="66">
    <w:name w:val="Стиль6"/>
    <w:basedOn w:val="22"/>
    <w:uiPriority w:val="99"/>
    <w:qFormat/>
    <w:pPr>
      <w:numPr>
        <w:ilvl w:val="0"/>
        <w:numId w:val="0"/>
      </w:numPr>
      <w:shd w:val="pct10" w:color="000000" w:fill="FFFFFF"/>
      <w:tabs>
        <w:tab w:val="left" w:pos="1800"/>
      </w:tabs>
      <w:ind w:left="1224" w:right="707" w:hanging="504"/>
    </w:pPr>
    <w:rPr>
      <w:rFonts w:ascii="Times New Roman Полужирный" w:hAnsi="Times New Roman Полужирный" w:cs="Arial"/>
      <w:b w:val="0"/>
      <w:bCs w:val="0"/>
      <w:lang w:val="zh-CN" w:eastAsia="zh-CN"/>
    </w:rPr>
  </w:style>
  <w:style w:type="paragraph" w:customStyle="1" w:styleId="affffffffff7">
    <w:name w:val="нумерованный список второго уровня"/>
    <w:basedOn w:val="a1"/>
    <w:uiPriority w:val="99"/>
    <w:qFormat/>
    <w:pPr>
      <w:keepNext/>
      <w:spacing w:line="360" w:lineRule="auto"/>
      <w:ind w:left="1418" w:hanging="284"/>
      <w:jc w:val="both"/>
    </w:pPr>
    <w:rPr>
      <w:sz w:val="28"/>
      <w:szCs w:val="20"/>
    </w:rPr>
  </w:style>
  <w:style w:type="paragraph" w:customStyle="1" w:styleId="affffffffff8">
    <w:name w:val="Стиль Название объекта"/>
    <w:basedOn w:val="ae"/>
    <w:uiPriority w:val="99"/>
    <w:qFormat/>
    <w:pPr>
      <w:ind w:firstLine="720"/>
    </w:pPr>
    <w:rPr>
      <w:b/>
      <w:bCs w:val="0"/>
      <w:sz w:val="24"/>
      <w:szCs w:val="24"/>
      <w:lang w:val="zh-CN" w:eastAsia="zh-CN"/>
    </w:rPr>
  </w:style>
  <w:style w:type="paragraph" w:customStyle="1" w:styleId="67">
    <w:name w:val="Стиль Заголовок 6 + (латиница) полужирный не (латиница) курсив"/>
    <w:basedOn w:val="6"/>
    <w:uiPriority w:val="99"/>
    <w:qFormat/>
    <w:pPr>
      <w:numPr>
        <w:ilvl w:val="0"/>
        <w:numId w:val="0"/>
      </w:numPr>
      <w:tabs>
        <w:tab w:val="left" w:pos="0"/>
      </w:tabs>
      <w:ind w:left="4320" w:hanging="720"/>
    </w:pPr>
    <w:rPr>
      <w:b/>
      <w:bCs/>
      <w:szCs w:val="24"/>
      <w:lang w:val="zh-CN" w:eastAsia="zh-CN"/>
    </w:rPr>
  </w:style>
  <w:style w:type="paragraph" w:customStyle="1" w:styleId="220">
    <w:name w:val="Маркированный список 22"/>
    <w:basedOn w:val="a1"/>
    <w:uiPriority w:val="99"/>
    <w:qFormat/>
    <w:pPr>
      <w:keepNext/>
      <w:tabs>
        <w:tab w:val="left" w:pos="1418"/>
      </w:tabs>
      <w:spacing w:line="360" w:lineRule="auto"/>
      <w:ind w:left="1418" w:hanging="284"/>
      <w:jc w:val="both"/>
    </w:pPr>
    <w:rPr>
      <w:sz w:val="28"/>
      <w:szCs w:val="20"/>
    </w:rPr>
  </w:style>
  <w:style w:type="paragraph" w:customStyle="1" w:styleId="221">
    <w:name w:val="Маркированный списиок 22"/>
    <w:basedOn w:val="311"/>
    <w:uiPriority w:val="99"/>
    <w:qFormat/>
    <w:pPr>
      <w:tabs>
        <w:tab w:val="left" w:pos="1418"/>
      </w:tabs>
      <w:ind w:left="1418" w:hanging="284"/>
    </w:pPr>
    <w:rPr>
      <w:szCs w:val="20"/>
    </w:rPr>
  </w:style>
  <w:style w:type="paragraph" w:customStyle="1" w:styleId="117">
    <w:name w:val="Нумерованный список 11"/>
    <w:basedOn w:val="a1"/>
    <w:uiPriority w:val="99"/>
    <w:qFormat/>
    <w:pPr>
      <w:keepNext/>
      <w:tabs>
        <w:tab w:val="left" w:pos="1134"/>
      </w:tabs>
      <w:spacing w:line="360" w:lineRule="auto"/>
      <w:ind w:left="1134" w:hanging="414"/>
      <w:jc w:val="both"/>
    </w:pPr>
    <w:rPr>
      <w:sz w:val="28"/>
      <w:szCs w:val="20"/>
    </w:rPr>
  </w:style>
  <w:style w:type="paragraph" w:customStyle="1" w:styleId="366">
    <w:name w:val="Стиль Заголовок 3 + Перед:  6 пт После:  6 пт"/>
    <w:basedOn w:val="32"/>
    <w:uiPriority w:val="99"/>
    <w:qFormat/>
    <w:pPr>
      <w:numPr>
        <w:ilvl w:val="0"/>
        <w:numId w:val="0"/>
      </w:numPr>
      <w:tabs>
        <w:tab w:val="left" w:pos="510"/>
        <w:tab w:val="left" w:pos="720"/>
      </w:tabs>
      <w:ind w:left="1418" w:hanging="698"/>
      <w:contextualSpacing/>
    </w:pPr>
    <w:rPr>
      <w:szCs w:val="20"/>
      <w:lang w:val="zh-CN" w:eastAsia="zh-CN"/>
    </w:rPr>
  </w:style>
  <w:style w:type="paragraph" w:customStyle="1" w:styleId="3e">
    <w:name w:val="Стиль Заголовок 3 + Междустр.интервал:  полуторный"/>
    <w:basedOn w:val="32"/>
    <w:uiPriority w:val="99"/>
    <w:qFormat/>
    <w:pPr>
      <w:numPr>
        <w:ilvl w:val="0"/>
        <w:numId w:val="0"/>
      </w:numPr>
      <w:tabs>
        <w:tab w:val="left" w:pos="510"/>
        <w:tab w:val="left" w:pos="1440"/>
      </w:tabs>
      <w:ind w:left="1224" w:hanging="504"/>
      <w:contextualSpacing/>
    </w:pPr>
    <w:rPr>
      <w:szCs w:val="20"/>
      <w:lang w:val="zh-CN" w:eastAsia="zh-CN"/>
    </w:rPr>
  </w:style>
  <w:style w:type="paragraph" w:customStyle="1" w:styleId="affffffffff9">
    <w:name w:val="маркированный табл"/>
    <w:basedOn w:val="a1"/>
    <w:uiPriority w:val="99"/>
    <w:qFormat/>
    <w:pPr>
      <w:keepNext/>
      <w:tabs>
        <w:tab w:val="left" w:pos="397"/>
      </w:tabs>
      <w:spacing w:before="60" w:line="360" w:lineRule="auto"/>
      <w:ind w:left="397" w:hanging="284"/>
      <w:jc w:val="center"/>
    </w:pPr>
    <w:rPr>
      <w:rFonts w:ascii="Arial" w:hAnsi="Arial" w:cs="Arial"/>
      <w:sz w:val="20"/>
      <w:szCs w:val="20"/>
    </w:rPr>
  </w:style>
  <w:style w:type="paragraph" w:customStyle="1" w:styleId="130">
    <w:name w:val="Стиль Основной текст с отступом + (латиница) 13 пт"/>
    <w:basedOn w:val="a1"/>
    <w:uiPriority w:val="99"/>
    <w:qFormat/>
    <w:pPr>
      <w:keepNext/>
      <w:spacing w:line="360" w:lineRule="auto"/>
      <w:ind w:firstLine="720"/>
      <w:jc w:val="both"/>
    </w:pPr>
    <w:rPr>
      <w:sz w:val="26"/>
      <w:szCs w:val="20"/>
      <w:lang w:val="zh-CN" w:eastAsia="zh-CN"/>
    </w:rPr>
  </w:style>
  <w:style w:type="paragraph" w:customStyle="1" w:styleId="131">
    <w:name w:val="Стиль Основной текст с отступом + (латиница) 13 пт курсив"/>
    <w:basedOn w:val="a1"/>
    <w:uiPriority w:val="99"/>
    <w:qFormat/>
    <w:pPr>
      <w:keepNext/>
      <w:spacing w:line="360" w:lineRule="auto"/>
      <w:ind w:firstLine="720"/>
      <w:jc w:val="both"/>
    </w:pPr>
    <w:rPr>
      <w:i/>
      <w:iCs/>
      <w:sz w:val="26"/>
      <w:szCs w:val="20"/>
      <w:lang w:val="zh-CN" w:eastAsia="zh-CN"/>
    </w:rPr>
  </w:style>
  <w:style w:type="paragraph" w:customStyle="1" w:styleId="affffffffffa">
    <w:name w:val="Содержимое таблицы"/>
    <w:basedOn w:val="a1"/>
    <w:uiPriority w:val="99"/>
    <w:qFormat/>
    <w:pPr>
      <w:keepNext/>
      <w:suppressLineNumbers/>
      <w:suppressAutoHyphens/>
      <w:spacing w:line="360" w:lineRule="auto"/>
      <w:jc w:val="center"/>
      <w:textAlignment w:val="baseline"/>
    </w:pPr>
    <w:rPr>
      <w:sz w:val="28"/>
      <w:szCs w:val="28"/>
      <w:lang w:eastAsia="ar-SA"/>
    </w:rPr>
  </w:style>
  <w:style w:type="paragraph" w:customStyle="1" w:styleId="affffffffffb">
    <w:name w:val="Таблица"/>
    <w:basedOn w:val="a1"/>
    <w:qFormat/>
    <w:pPr>
      <w:keepNext/>
      <w:spacing w:line="360" w:lineRule="auto"/>
      <w:jc w:val="both"/>
    </w:pPr>
    <w:rPr>
      <w:rFonts w:ascii="SchoolBook" w:hAnsi="SchoolBook"/>
      <w:sz w:val="26"/>
      <w:szCs w:val="20"/>
      <w:lang w:val="zh-CN" w:eastAsia="zh-CN"/>
    </w:rPr>
  </w:style>
  <w:style w:type="paragraph" w:customStyle="1" w:styleId="affffffffffc">
    <w:name w:val="Заголовок таблиц"/>
    <w:basedOn w:val="32"/>
    <w:uiPriority w:val="99"/>
    <w:qFormat/>
    <w:pPr>
      <w:numPr>
        <w:ilvl w:val="0"/>
        <w:numId w:val="0"/>
      </w:numPr>
      <w:tabs>
        <w:tab w:val="left" w:pos="510"/>
      </w:tabs>
      <w:ind w:left="720" w:hanging="720"/>
      <w:contextualSpacing/>
      <w:jc w:val="center"/>
    </w:pPr>
    <w:rPr>
      <w:b w:val="0"/>
      <w:bCs w:val="0"/>
      <w:sz w:val="30"/>
      <w:szCs w:val="20"/>
      <w:lang w:val="zh-CN" w:eastAsia="zh-CN"/>
    </w:rPr>
  </w:style>
  <w:style w:type="paragraph" w:customStyle="1" w:styleId="2fe">
    <w:name w:val="сновной текст с отступом 2"/>
    <w:basedOn w:val="a1"/>
    <w:uiPriority w:val="99"/>
    <w:qFormat/>
    <w:pPr>
      <w:keepNext/>
      <w:widowControl w:val="0"/>
      <w:spacing w:line="360" w:lineRule="auto"/>
      <w:ind w:firstLine="720"/>
      <w:jc w:val="both"/>
    </w:pPr>
    <w:rPr>
      <w:sz w:val="26"/>
      <w:szCs w:val="20"/>
    </w:rPr>
  </w:style>
  <w:style w:type="paragraph" w:customStyle="1" w:styleId="57">
    <w:name w:val="заголовок 5"/>
    <w:basedOn w:val="a1"/>
    <w:uiPriority w:val="99"/>
    <w:qFormat/>
    <w:pPr>
      <w:keepNext/>
      <w:spacing w:line="360" w:lineRule="auto"/>
      <w:jc w:val="center"/>
    </w:pPr>
    <w:rPr>
      <w:b/>
      <w:bCs/>
      <w:sz w:val="32"/>
      <w:szCs w:val="32"/>
    </w:rPr>
  </w:style>
  <w:style w:type="paragraph" w:customStyle="1" w:styleId="affffffffffd">
    <w:name w:val="Р­Р­Р“"/>
    <w:basedOn w:val="a1"/>
    <w:uiPriority w:val="99"/>
    <w:qFormat/>
    <w:pPr>
      <w:keepNext/>
      <w:spacing w:line="360" w:lineRule="auto"/>
      <w:jc w:val="center"/>
    </w:pPr>
    <w:rPr>
      <w:rFonts w:eastAsia="Calibri"/>
      <w:sz w:val="28"/>
      <w:lang w:eastAsia="en-US"/>
    </w:rPr>
  </w:style>
  <w:style w:type="paragraph" w:customStyle="1" w:styleId="affffffffffe">
    <w:name w:val="название отчета"/>
    <w:basedOn w:val="affffffa"/>
    <w:uiPriority w:val="99"/>
    <w:qFormat/>
    <w:pPr>
      <w:spacing w:before="60" w:after="120"/>
    </w:pPr>
    <w:rPr>
      <w:b/>
      <w:i/>
    </w:rPr>
  </w:style>
  <w:style w:type="paragraph" w:customStyle="1" w:styleId="afffffffffff">
    <w:name w:val="четвертый"/>
    <w:basedOn w:val="40"/>
    <w:qFormat/>
    <w:pPr>
      <w:numPr>
        <w:ilvl w:val="0"/>
        <w:numId w:val="0"/>
      </w:numPr>
      <w:shd w:val="clear" w:color="auto" w:fill="E6E6E6"/>
      <w:spacing w:before="100" w:after="60" w:line="240" w:lineRule="auto"/>
    </w:pPr>
    <w:rPr>
      <w:rFonts w:ascii="Arial" w:hAnsi="Arial"/>
      <w:i/>
      <w:iCs/>
      <w:w w:val="120"/>
      <w:lang w:val="zh-CN" w:eastAsia="en-US"/>
    </w:rPr>
  </w:style>
  <w:style w:type="paragraph" w:customStyle="1" w:styleId="2ff">
    <w:name w:val="Текст выноски2"/>
    <w:basedOn w:val="a1"/>
    <w:uiPriority w:val="99"/>
    <w:semiHidden/>
    <w:qFormat/>
    <w:pPr>
      <w:keepNext/>
      <w:spacing w:before="60" w:after="60" w:line="360" w:lineRule="auto"/>
      <w:ind w:firstLine="454"/>
      <w:jc w:val="both"/>
    </w:pPr>
    <w:rPr>
      <w:rFonts w:ascii="Tahoma" w:hAnsi="Tahoma" w:cs="Tahoma"/>
      <w:sz w:val="16"/>
      <w:szCs w:val="16"/>
    </w:rPr>
  </w:style>
  <w:style w:type="paragraph" w:customStyle="1" w:styleId="3f">
    <w:name w:val="Текст выноски3"/>
    <w:basedOn w:val="a1"/>
    <w:uiPriority w:val="99"/>
    <w:semiHidden/>
    <w:qFormat/>
    <w:pPr>
      <w:keepNext/>
      <w:spacing w:before="60" w:after="60" w:line="360" w:lineRule="auto"/>
      <w:ind w:left="714" w:firstLine="454"/>
      <w:jc w:val="both"/>
    </w:pPr>
    <w:rPr>
      <w:rFonts w:ascii="Tahoma" w:hAnsi="Tahoma" w:cs="Tahoma"/>
      <w:sz w:val="16"/>
      <w:szCs w:val="16"/>
    </w:rPr>
  </w:style>
  <w:style w:type="paragraph" w:customStyle="1" w:styleId="afffffffffff0">
    <w:name w:val="Список технического задания"/>
    <w:basedOn w:val="a1"/>
    <w:qFormat/>
    <w:pPr>
      <w:keepNext/>
      <w:tabs>
        <w:tab w:val="left" w:pos="360"/>
      </w:tabs>
      <w:spacing w:line="360" w:lineRule="auto"/>
      <w:ind w:left="360" w:hanging="360"/>
      <w:jc w:val="both"/>
    </w:pPr>
    <w:rPr>
      <w:rFonts w:eastAsia="Calibri"/>
      <w:sz w:val="26"/>
      <w:szCs w:val="26"/>
      <w:lang w:val="zh-CN" w:eastAsia="zh-CN"/>
    </w:rPr>
  </w:style>
  <w:style w:type="paragraph" w:customStyle="1" w:styleId="84">
    <w:name w:val="РП 8. Список"/>
    <w:basedOn w:val="1fff5"/>
    <w:uiPriority w:val="99"/>
    <w:qFormat/>
    <w:pPr>
      <w:spacing w:before="0" w:after="0"/>
      <w:ind w:left="0" w:firstLine="851"/>
    </w:pPr>
    <w:rPr>
      <w:szCs w:val="24"/>
      <w:lang w:val="zh-CN" w:eastAsia="zh-CN"/>
    </w:rPr>
  </w:style>
  <w:style w:type="paragraph" w:customStyle="1" w:styleId="121">
    <w:name w:val="Стиль Название объекта + 12 пт По правому краю"/>
    <w:basedOn w:val="ae"/>
    <w:uiPriority w:val="99"/>
    <w:qFormat/>
    <w:pPr>
      <w:widowControl w:val="0"/>
      <w:ind w:right="170"/>
      <w:jc w:val="right"/>
    </w:pPr>
    <w:rPr>
      <w:sz w:val="24"/>
      <w:szCs w:val="24"/>
      <w:lang w:val="zh-CN" w:eastAsia="zh-CN"/>
    </w:rPr>
  </w:style>
  <w:style w:type="paragraph" w:customStyle="1" w:styleId="118">
    <w:name w:val="Текст выноски11"/>
    <w:basedOn w:val="a1"/>
    <w:uiPriority w:val="99"/>
    <w:semiHidden/>
    <w:qFormat/>
    <w:pPr>
      <w:keepNext/>
      <w:spacing w:before="60" w:after="60" w:line="360" w:lineRule="auto"/>
      <w:ind w:firstLine="454"/>
      <w:jc w:val="both"/>
    </w:pPr>
    <w:rPr>
      <w:rFonts w:ascii="Tahoma" w:hAnsi="Tahoma" w:cs="Tahoma"/>
      <w:sz w:val="16"/>
      <w:szCs w:val="16"/>
    </w:rPr>
  </w:style>
  <w:style w:type="paragraph" w:customStyle="1" w:styleId="afffffffffff1">
    <w:name w:val="курсивчик"/>
    <w:basedOn w:val="5"/>
    <w:qFormat/>
    <w:pPr>
      <w:keepNext w:val="0"/>
      <w:numPr>
        <w:ilvl w:val="0"/>
        <w:numId w:val="0"/>
      </w:numPr>
      <w:spacing w:line="276" w:lineRule="auto"/>
      <w:ind w:left="720"/>
    </w:pPr>
    <w:rPr>
      <w:color w:val="000000"/>
      <w:lang w:val="zh-CN" w:eastAsia="en-US"/>
    </w:rPr>
  </w:style>
  <w:style w:type="paragraph" w:customStyle="1" w:styleId="76">
    <w:name w:val="Стиль7"/>
    <w:basedOn w:val="32"/>
    <w:uiPriority w:val="99"/>
    <w:qFormat/>
    <w:pPr>
      <w:numPr>
        <w:ilvl w:val="0"/>
        <w:numId w:val="0"/>
      </w:numPr>
      <w:shd w:val="pct10" w:color="auto" w:fill="auto"/>
      <w:ind w:left="1134" w:hanging="425"/>
    </w:pPr>
    <w:rPr>
      <w:szCs w:val="24"/>
      <w:lang w:val="zh-CN" w:eastAsia="zh-CN"/>
    </w:rPr>
  </w:style>
  <w:style w:type="paragraph" w:customStyle="1" w:styleId="afffffffffff2">
    <w:name w:val="Стиль По ширине Междустр.интервал:  полуторный"/>
    <w:basedOn w:val="a1"/>
    <w:uiPriority w:val="99"/>
    <w:qFormat/>
    <w:pPr>
      <w:keepNext/>
      <w:spacing w:line="360" w:lineRule="auto"/>
      <w:ind w:firstLine="720"/>
      <w:jc w:val="both"/>
    </w:pPr>
    <w:rPr>
      <w:sz w:val="28"/>
      <w:szCs w:val="28"/>
    </w:rPr>
  </w:style>
  <w:style w:type="paragraph" w:customStyle="1" w:styleId="-300">
    <w:name w:val="Стиль ЕСИО-заг3 + курсив По ширине Слева:  0 см Первая строка:  ...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40"/>
        <w:tab w:val="left" w:pos="1701"/>
        <w:tab w:val="left" w:pos="1985"/>
        <w:tab w:val="left" w:pos="2268"/>
        <w:tab w:val="left" w:pos="5954"/>
      </w:tabs>
      <w:spacing w:before="60" w:line="360" w:lineRule="auto"/>
      <w:ind w:left="1224" w:hanging="504"/>
      <w:jc w:val="both"/>
    </w:pPr>
    <w:rPr>
      <w:bCs/>
      <w:i/>
      <w:sz w:val="28"/>
      <w:szCs w:val="20"/>
      <w:lang w:val="zh-CN" w:eastAsia="zh-CN"/>
    </w:rPr>
  </w:style>
  <w:style w:type="paragraph" w:customStyle="1" w:styleId="afffffffffff3">
    <w:name w:val="Текст ТЗ"/>
    <w:basedOn w:val="a1"/>
    <w:uiPriority w:val="99"/>
    <w:qFormat/>
    <w:pPr>
      <w:keepNext/>
      <w:spacing w:line="360" w:lineRule="auto"/>
      <w:ind w:left="851" w:firstLine="709"/>
      <w:jc w:val="both"/>
    </w:pPr>
    <w:rPr>
      <w:sz w:val="28"/>
      <w:szCs w:val="28"/>
    </w:rPr>
  </w:style>
  <w:style w:type="paragraph" w:customStyle="1" w:styleId="afffffffffff4">
    <w:name w:val="Основной"/>
    <w:basedOn w:val="a1"/>
    <w:qFormat/>
    <w:pPr>
      <w:keepNext/>
      <w:widowControl w:val="0"/>
      <w:spacing w:line="360" w:lineRule="auto"/>
      <w:ind w:left="284" w:right="170" w:firstLine="567"/>
      <w:jc w:val="both"/>
    </w:pPr>
    <w:rPr>
      <w:sz w:val="28"/>
      <w:szCs w:val="20"/>
      <w:lang w:val="zh-CN" w:eastAsia="zh-CN"/>
    </w:rPr>
  </w:style>
  <w:style w:type="paragraph" w:customStyle="1" w:styleId="2TimesNewRoman0">
    <w:name w:val="Стиль Заголовок 2 + Times New Roman По ширине Перед:  0 пт После..."/>
    <w:basedOn w:val="22"/>
    <w:uiPriority w:val="99"/>
    <w:qFormat/>
    <w:pPr>
      <w:numPr>
        <w:ilvl w:val="0"/>
        <w:numId w:val="0"/>
      </w:numPr>
      <w:ind w:left="792" w:hanging="432"/>
    </w:pPr>
    <w:rPr>
      <w:bCs w:val="0"/>
      <w:i/>
      <w:iCs/>
      <w:lang w:val="zh-CN" w:eastAsia="zh-CN"/>
    </w:rPr>
  </w:style>
  <w:style w:type="paragraph" w:customStyle="1" w:styleId="11400">
    <w:name w:val="Стиль Заголовок 1 + 14 пт По ширине Перед:  0 пт После:  0 пт М..."/>
    <w:basedOn w:val="12"/>
    <w:uiPriority w:val="99"/>
    <w:qFormat/>
    <w:rPr>
      <w:caps/>
    </w:rPr>
  </w:style>
  <w:style w:type="paragraph" w:customStyle="1" w:styleId="afffffffffff5">
    <w:name w:val="Нумеров.а)"/>
    <w:basedOn w:val="a1"/>
    <w:uiPriority w:val="99"/>
    <w:semiHidden/>
    <w:qFormat/>
    <w:pPr>
      <w:keepNext/>
      <w:spacing w:line="360" w:lineRule="auto"/>
      <w:jc w:val="both"/>
    </w:pPr>
    <w:rPr>
      <w:sz w:val="28"/>
    </w:rPr>
  </w:style>
  <w:style w:type="paragraph" w:customStyle="1" w:styleId="22H2Numberedtext3Resetnumbering2headlinehheadlineh2212H2Numberedtext3h2H21Numberedtext312headlinehheadlineh21H2Charl">
    <w:name w:val="Заголовок 2;2;H2;Numbered text 3;Reset numbering;2 headline;h;headline;h2;Заголовок 2 Знак1;Заголовок 2 Знак Знак;H2 Знак Знак;Numbered text 3 Знак Знак;h2 Знак Знак;H2 Знак1;Numbered text 3 Знак1;2 headline Знак;h Знак;headline Знак;h2 Знак1;H2 Char;l"/>
    <w:basedOn w:val="a1"/>
    <w:qFormat/>
    <w:pPr>
      <w:keepNext/>
      <w:spacing w:line="360" w:lineRule="auto"/>
      <w:ind w:firstLine="567"/>
      <w:jc w:val="both"/>
    </w:pPr>
    <w:rPr>
      <w:sz w:val="28"/>
    </w:rPr>
  </w:style>
  <w:style w:type="paragraph" w:customStyle="1" w:styleId="afffffffffff6">
    <w:name w:val="Таблица заголовок"/>
    <w:basedOn w:val="affffffffffb"/>
    <w:qFormat/>
    <w:pPr>
      <w:jc w:val="center"/>
    </w:pPr>
    <w:rPr>
      <w:rFonts w:ascii="Times New Roman" w:hAnsi="Times New Roman"/>
      <w:b/>
      <w:sz w:val="24"/>
      <w:szCs w:val="24"/>
      <w:lang w:val="en-US"/>
    </w:rPr>
  </w:style>
  <w:style w:type="paragraph" w:customStyle="1" w:styleId="14pt1">
    <w:name w:val="Стиль Основной текст + 14 pt Черный по ширине Первая строка:  1... Знак Знак"/>
    <w:basedOn w:val="af5"/>
    <w:uiPriority w:val="99"/>
    <w:qFormat/>
    <w:pPr>
      <w:spacing w:after="0"/>
      <w:jc w:val="both"/>
    </w:pPr>
    <w:rPr>
      <w:bCs/>
      <w:color w:val="000000"/>
      <w:kern w:val="2"/>
      <w:szCs w:val="28"/>
      <w:lang w:val="zh-CN"/>
    </w:rPr>
  </w:style>
  <w:style w:type="paragraph" w:customStyle="1" w:styleId="12500">
    <w:name w:val="Стиль основа + Первая строка:  125 см Перед:  0 пт После:  0 пт"/>
    <w:basedOn w:val="affffffff3"/>
    <w:qFormat/>
    <w:pPr>
      <w:spacing w:before="0" w:after="0"/>
      <w:ind w:firstLine="709"/>
    </w:pPr>
    <w:rPr>
      <w:szCs w:val="20"/>
    </w:rPr>
  </w:style>
  <w:style w:type="paragraph" w:customStyle="1" w:styleId="125001">
    <w:name w:val="Стиль основа + Первая строка:  125 см Перед:  0 пт После:  0 пт1"/>
    <w:basedOn w:val="affffffff3"/>
    <w:qFormat/>
    <w:pPr>
      <w:spacing w:before="0" w:after="0"/>
      <w:ind w:firstLine="709"/>
    </w:pPr>
    <w:rPr>
      <w:szCs w:val="20"/>
    </w:rPr>
  </w:style>
  <w:style w:type="paragraph" w:customStyle="1" w:styleId="12515">
    <w:name w:val="Стиль полужирный Первая строка:  125 см Междустр.интервал:  15 ..."/>
    <w:basedOn w:val="a1"/>
    <w:qFormat/>
    <w:pPr>
      <w:keepNext/>
      <w:spacing w:line="360" w:lineRule="auto"/>
      <w:ind w:firstLine="709"/>
      <w:jc w:val="center"/>
    </w:pPr>
    <w:rPr>
      <w:b/>
      <w:bCs/>
      <w:sz w:val="28"/>
      <w:szCs w:val="20"/>
    </w:rPr>
  </w:style>
  <w:style w:type="paragraph" w:customStyle="1" w:styleId="02">
    <w:name w:val="Стиль Подпись к рисунку + полужирный После:  0 пт Междустр.интерв..."/>
    <w:basedOn w:val="a1"/>
    <w:qFormat/>
    <w:pPr>
      <w:keepNext/>
      <w:spacing w:line="360" w:lineRule="auto"/>
      <w:jc w:val="center"/>
    </w:pPr>
    <w:rPr>
      <w:bCs/>
      <w:szCs w:val="20"/>
      <w:lang w:val="zh-CN" w:eastAsia="zh-CN"/>
    </w:rPr>
  </w:style>
  <w:style w:type="paragraph" w:customStyle="1" w:styleId="03">
    <w:name w:val="Стиль Подпись к рисунку + полужирный После:  0 пт"/>
    <w:basedOn w:val="a1"/>
    <w:qFormat/>
    <w:pPr>
      <w:keepNext/>
      <w:jc w:val="center"/>
    </w:pPr>
    <w:rPr>
      <w:bCs/>
      <w:szCs w:val="20"/>
      <w:lang w:val="zh-CN" w:eastAsia="zh-CN"/>
    </w:rPr>
  </w:style>
  <w:style w:type="paragraph" w:customStyle="1" w:styleId="125002">
    <w:name w:val="Стиль основа + Первая строка:  125 см Перед:  0 пт После:  0 пт2"/>
    <w:basedOn w:val="affffffff3"/>
    <w:qFormat/>
    <w:pPr>
      <w:spacing w:before="0" w:after="0"/>
      <w:ind w:firstLine="709"/>
    </w:pPr>
    <w:rPr>
      <w:szCs w:val="20"/>
    </w:rPr>
  </w:style>
  <w:style w:type="paragraph" w:customStyle="1" w:styleId="04">
    <w:name w:val="Стиль Текст документа + Черный По центру Первая строка:  0 см"/>
    <w:basedOn w:val="afc"/>
    <w:qFormat/>
    <w:pPr>
      <w:ind w:firstLine="0"/>
      <w:jc w:val="center"/>
    </w:pPr>
    <w:rPr>
      <w:color w:val="000000"/>
      <w:lang w:eastAsia="zh-CN"/>
    </w:rPr>
  </w:style>
  <w:style w:type="paragraph" w:customStyle="1" w:styleId="1112">
    <w:name w:val="Стиль Стиль По центру + 11 пт полужирный + 12 пт не полужирный По..."/>
    <w:basedOn w:val="113"/>
    <w:qFormat/>
    <w:pPr>
      <w:spacing w:after="0" w:line="360" w:lineRule="auto"/>
    </w:pPr>
    <w:rPr>
      <w:b w:val="0"/>
      <w:bCs w:val="0"/>
      <w:sz w:val="24"/>
      <w:szCs w:val="20"/>
    </w:rPr>
  </w:style>
  <w:style w:type="paragraph" w:customStyle="1" w:styleId="119">
    <w:name w:val="Стиль Стиль По центру + 11 пт полужирный + не полужирный"/>
    <w:basedOn w:val="113"/>
    <w:qFormat/>
    <w:rPr>
      <w:b w:val="0"/>
      <w:bCs w:val="0"/>
      <w:sz w:val="24"/>
    </w:rPr>
  </w:style>
  <w:style w:type="paragraph" w:customStyle="1" w:styleId="1110">
    <w:name w:val="Стиль Стиль По центру + 11 пт полужирный + не полужирный1"/>
    <w:basedOn w:val="113"/>
    <w:qFormat/>
    <w:rPr>
      <w:b w:val="0"/>
      <w:bCs w:val="0"/>
      <w:sz w:val="24"/>
    </w:rPr>
  </w:style>
  <w:style w:type="paragraph" w:customStyle="1" w:styleId="1121">
    <w:name w:val="Стиль Стиль По центру + 11 пт полужирный + не полужирный2"/>
    <w:basedOn w:val="113"/>
    <w:qFormat/>
    <w:rPr>
      <w:b w:val="0"/>
      <w:bCs w:val="0"/>
      <w:sz w:val="24"/>
    </w:rPr>
  </w:style>
  <w:style w:type="paragraph" w:customStyle="1" w:styleId="1130">
    <w:name w:val="Стиль Стиль По центру + 11 пт полужирный + не полужирный3"/>
    <w:basedOn w:val="113"/>
    <w:qFormat/>
    <w:rPr>
      <w:b w:val="0"/>
      <w:bCs w:val="0"/>
      <w:sz w:val="24"/>
    </w:rPr>
  </w:style>
  <w:style w:type="paragraph" w:customStyle="1" w:styleId="1140">
    <w:name w:val="Стиль Стиль По центру + 11 пт полужирный + не полужирный4"/>
    <w:basedOn w:val="113"/>
    <w:qFormat/>
    <w:rPr>
      <w:b w:val="0"/>
      <w:bCs w:val="0"/>
      <w:sz w:val="24"/>
    </w:rPr>
  </w:style>
  <w:style w:type="paragraph" w:customStyle="1" w:styleId="1200">
    <w:name w:val="Стиль Примечание + 12 пт Перед:  0 пт После:  0 пт"/>
    <w:basedOn w:val="affffff5"/>
    <w:qFormat/>
    <w:pPr>
      <w:pBdr>
        <w:left w:val="thinThickSmallGap" w:sz="24" w:space="4" w:color="C0C0C0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0" w:after="0"/>
      <w:ind w:firstLine="0"/>
    </w:pPr>
    <w:rPr>
      <w:rFonts w:ascii="Times New Roman" w:hAnsi="Times New Roman"/>
      <w:sz w:val="24"/>
      <w:lang w:val="zh-CN" w:eastAsia="zh-CN"/>
    </w:rPr>
  </w:style>
  <w:style w:type="paragraph" w:customStyle="1" w:styleId="TimesNewRoman12">
    <w:name w:val="Стиль Примечание + Times New Roman 12 пт"/>
    <w:basedOn w:val="affffff5"/>
    <w:qFormat/>
    <w:pPr>
      <w:pBdr>
        <w:left w:val="thinThickSmallGap" w:sz="24" w:space="4" w:color="C0C0C0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0" w:after="0"/>
      <w:ind w:firstLine="0"/>
    </w:pPr>
    <w:rPr>
      <w:rFonts w:ascii="Times New Roman" w:hAnsi="Times New Roman"/>
      <w:sz w:val="24"/>
      <w:lang w:val="zh-CN" w:eastAsia="zh-CN"/>
    </w:rPr>
  </w:style>
  <w:style w:type="paragraph" w:customStyle="1" w:styleId="1250">
    <w:name w:val="Стиль Текст документа + Первая строка:  125 см"/>
    <w:basedOn w:val="afc"/>
    <w:qFormat/>
    <w:pPr>
      <w:ind w:firstLine="720"/>
    </w:pPr>
  </w:style>
  <w:style w:type="paragraph" w:customStyle="1" w:styleId="1251">
    <w:name w:val="Стиль Текст документа + полужирный Первая строка:  125 см"/>
    <w:basedOn w:val="afc"/>
    <w:qFormat/>
    <w:pPr>
      <w:ind w:firstLine="720"/>
    </w:pPr>
    <w:rPr>
      <w:b/>
      <w:bCs/>
    </w:rPr>
  </w:style>
  <w:style w:type="paragraph" w:customStyle="1" w:styleId="afffffffffff7">
    <w:name w:val="Стиль Абзац списка"/>
    <w:basedOn w:val="a1"/>
    <w:qFormat/>
    <w:pPr>
      <w:keepNext/>
      <w:tabs>
        <w:tab w:val="left" w:pos="1418"/>
        <w:tab w:val="left" w:pos="1701"/>
        <w:tab w:val="left" w:pos="1985"/>
        <w:tab w:val="left" w:pos="2268"/>
      </w:tabs>
      <w:spacing w:after="200" w:line="360" w:lineRule="auto"/>
      <w:ind w:left="360" w:hanging="360"/>
      <w:contextualSpacing/>
    </w:pPr>
    <w:rPr>
      <w:sz w:val="28"/>
      <w:szCs w:val="20"/>
    </w:rPr>
  </w:style>
  <w:style w:type="paragraph" w:customStyle="1" w:styleId="afffffffffff8">
    <w:name w:val="Титульный. Название проекта"/>
    <w:basedOn w:val="a1"/>
    <w:qFormat/>
    <w:pPr>
      <w:keepNext/>
      <w:shd w:val="clear" w:color="auto" w:fill="662D91"/>
      <w:spacing w:before="40" w:line="360" w:lineRule="auto"/>
      <w:jc w:val="center"/>
    </w:pPr>
    <w:rPr>
      <w:rFonts w:ascii="Calibri" w:hAnsi="Calibri" w:cs="Calibri"/>
      <w:color w:val="FFFFFF"/>
      <w:sz w:val="56"/>
      <w:szCs w:val="56"/>
      <w:lang w:eastAsia="en-US"/>
    </w:rPr>
  </w:style>
  <w:style w:type="paragraph" w:customStyle="1" w:styleId="afffffffffff9">
    <w:name w:val="Титульный. Дата"/>
    <w:basedOn w:val="a1"/>
    <w:qFormat/>
    <w:pPr>
      <w:keepNext/>
      <w:spacing w:line="360" w:lineRule="auto"/>
      <w:ind w:left="1134"/>
      <w:jc w:val="center"/>
    </w:pPr>
    <w:rPr>
      <w:rFonts w:ascii="Calibri" w:hAnsi="Calibri"/>
      <w:color w:val="1AAEE5"/>
      <w:sz w:val="20"/>
      <w:szCs w:val="20"/>
      <w:lang w:eastAsia="en-US"/>
    </w:rPr>
  </w:style>
  <w:style w:type="paragraph" w:customStyle="1" w:styleId="afffffffffffa">
    <w:name w:val="Обозначение документа"/>
    <w:basedOn w:val="a1"/>
    <w:qFormat/>
    <w:pPr>
      <w:keepNext/>
      <w:spacing w:before="40" w:after="40" w:line="360" w:lineRule="auto"/>
      <w:jc w:val="center"/>
    </w:pPr>
    <w:rPr>
      <w:rFonts w:ascii="Arial Narrow" w:eastAsia="Calibri" w:hAnsi="Arial Narrow"/>
      <w:sz w:val="28"/>
    </w:rPr>
  </w:style>
  <w:style w:type="paragraph" w:customStyle="1" w:styleId="1ffff1">
    <w:name w:val="Обычный 1 Многоуровневый нумерованный"/>
    <w:basedOn w:val="a1"/>
    <w:qFormat/>
    <w:pPr>
      <w:keepNext/>
      <w:spacing w:line="360" w:lineRule="auto"/>
      <w:jc w:val="both"/>
    </w:pPr>
    <w:rPr>
      <w:rFonts w:eastAsia="Calibri"/>
      <w:sz w:val="28"/>
    </w:rPr>
  </w:style>
  <w:style w:type="paragraph" w:customStyle="1" w:styleId="1ffff2">
    <w:name w:val="Таблица 1"/>
    <w:basedOn w:val="a1"/>
    <w:qFormat/>
    <w:pPr>
      <w:keepNext/>
      <w:spacing w:line="360" w:lineRule="auto"/>
      <w:jc w:val="right"/>
    </w:pPr>
    <w:rPr>
      <w:b/>
      <w:sz w:val="27"/>
      <w:szCs w:val="27"/>
    </w:rPr>
  </w:style>
  <w:style w:type="paragraph" w:customStyle="1" w:styleId="afffffffffffb">
    <w:name w:val="Таблица Приложение"/>
    <w:basedOn w:val="1ffff2"/>
    <w:qFormat/>
    <w:pPr>
      <w:tabs>
        <w:tab w:val="left" w:pos="360"/>
        <w:tab w:val="left" w:pos="2880"/>
      </w:tabs>
      <w:ind w:left="2880" w:hanging="360"/>
    </w:pPr>
  </w:style>
  <w:style w:type="paragraph" w:customStyle="1" w:styleId="1ffff3">
    <w:name w:val="Сноска 1"/>
    <w:basedOn w:val="af2"/>
    <w:qFormat/>
    <w:pPr>
      <w:keepLines w:val="0"/>
      <w:spacing w:before="0" w:after="0"/>
      <w:ind w:firstLine="0"/>
      <w:jc w:val="both"/>
    </w:pPr>
    <w:rPr>
      <w:rFonts w:ascii="Courier New" w:hAnsi="Courier New" w:cs="Courier New"/>
      <w:spacing w:val="0"/>
    </w:rPr>
  </w:style>
  <w:style w:type="paragraph" w:customStyle="1" w:styleId="afffffffffffc">
    <w:name w:val="Таблица номер"/>
    <w:basedOn w:val="a1"/>
    <w:qFormat/>
    <w:pPr>
      <w:keepNext/>
      <w:widowControl w:val="0"/>
      <w:spacing w:before="40" w:after="40" w:line="360" w:lineRule="auto"/>
      <w:jc w:val="right"/>
      <w:textAlignment w:val="baseline"/>
    </w:pPr>
    <w:rPr>
      <w:rFonts w:eastAsia="Calibri"/>
      <w:bCs/>
      <w:sz w:val="28"/>
      <w:szCs w:val="27"/>
    </w:rPr>
  </w:style>
  <w:style w:type="paragraph" w:customStyle="1" w:styleId="afffffffffffd">
    <w:name w:val="Сноска дефис"/>
    <w:basedOn w:val="af2"/>
    <w:qFormat/>
    <w:pPr>
      <w:keepLines w:val="0"/>
      <w:spacing w:before="0" w:after="0"/>
      <w:jc w:val="both"/>
    </w:pPr>
    <w:rPr>
      <w:rFonts w:ascii="Courier New" w:hAnsi="Courier New" w:cs="Courier New"/>
      <w:spacing w:val="0"/>
    </w:rPr>
  </w:style>
  <w:style w:type="paragraph" w:customStyle="1" w:styleId="1ffff4">
    <w:name w:val="Список многоуровневый 1"/>
    <w:basedOn w:val="a1"/>
    <w:qFormat/>
    <w:pPr>
      <w:keepNext/>
      <w:spacing w:before="20" w:after="20" w:line="360" w:lineRule="auto"/>
      <w:jc w:val="both"/>
    </w:pPr>
    <w:rPr>
      <w:sz w:val="28"/>
      <w:lang w:val="zh-CN" w:eastAsia="zh-CN"/>
    </w:rPr>
  </w:style>
  <w:style w:type="paragraph" w:customStyle="1" w:styleId="2ff0">
    <w:name w:val="Заголовок 2 Приложение"/>
    <w:basedOn w:val="22"/>
    <w:qFormat/>
    <w:pPr>
      <w:numPr>
        <w:ilvl w:val="0"/>
        <w:numId w:val="0"/>
      </w:numPr>
      <w:tabs>
        <w:tab w:val="left" w:pos="1134"/>
      </w:tabs>
      <w:ind w:left="1134" w:hanging="425"/>
    </w:pPr>
    <w:rPr>
      <w:spacing w:val="-2"/>
      <w:szCs w:val="24"/>
      <w:lang w:val="zh-CN" w:eastAsia="zh-CN"/>
    </w:rPr>
  </w:style>
  <w:style w:type="paragraph" w:customStyle="1" w:styleId="1ffff5">
    <w:name w:val="Список нумерованный 1"/>
    <w:basedOn w:val="1fff1"/>
    <w:qFormat/>
  </w:style>
  <w:style w:type="paragraph" w:customStyle="1" w:styleId="afffffffffffe">
    <w:name w:val="Титул Таблица"/>
    <w:basedOn w:val="a1"/>
    <w:qFormat/>
    <w:pPr>
      <w:keepNext/>
      <w:pageBreakBefore/>
      <w:spacing w:before="60" w:after="60" w:line="360" w:lineRule="auto"/>
      <w:ind w:left="57"/>
      <w:jc w:val="both"/>
    </w:pPr>
    <w:rPr>
      <w:rFonts w:eastAsia="Calibri"/>
      <w:color w:val="000000"/>
      <w:sz w:val="27"/>
      <w:szCs w:val="27"/>
    </w:rPr>
  </w:style>
  <w:style w:type="paragraph" w:customStyle="1" w:styleId="affffffffffff">
    <w:name w:val="Содержание"/>
    <w:basedOn w:val="a1"/>
    <w:qFormat/>
    <w:pPr>
      <w:keepNext/>
      <w:pageBreakBefore/>
      <w:spacing w:line="360" w:lineRule="auto"/>
      <w:jc w:val="center"/>
    </w:pPr>
    <w:rPr>
      <w:rFonts w:ascii="Arial" w:eastAsia="Calibri" w:hAnsi="Arial"/>
      <w:b/>
      <w:smallCaps/>
      <w:spacing w:val="40"/>
      <w:sz w:val="27"/>
      <w:szCs w:val="27"/>
    </w:rPr>
  </w:style>
  <w:style w:type="paragraph" w:customStyle="1" w:styleId="1ffff6">
    <w:name w:val="Примечание 1"/>
    <w:basedOn w:val="1fff1"/>
    <w:qFormat/>
    <w:rPr>
      <w:u w:val="single"/>
    </w:rPr>
  </w:style>
  <w:style w:type="paragraph" w:customStyle="1" w:styleId="affffffffffff0">
    <w:name w:val="Таблица шапка"/>
    <w:basedOn w:val="a1"/>
    <w:qFormat/>
    <w:pPr>
      <w:keepNext/>
      <w:keepLines/>
      <w:spacing w:before="60" w:after="60" w:line="360" w:lineRule="auto"/>
      <w:jc w:val="center"/>
    </w:pPr>
    <w:rPr>
      <w:b/>
      <w:sz w:val="28"/>
    </w:rPr>
  </w:style>
  <w:style w:type="paragraph" w:customStyle="1" w:styleId="affffffffffff1">
    <w:name w:val="Таблица текст"/>
    <w:basedOn w:val="a1"/>
    <w:qFormat/>
    <w:pPr>
      <w:keepNext/>
      <w:spacing w:before="40" w:after="40" w:line="360" w:lineRule="auto"/>
      <w:ind w:left="57" w:right="57"/>
      <w:jc w:val="center"/>
    </w:pPr>
    <w:rPr>
      <w:sz w:val="28"/>
    </w:rPr>
  </w:style>
  <w:style w:type="paragraph" w:customStyle="1" w:styleId="12pt">
    <w:name w:val="Стиль 12 pt полужирный по центру"/>
    <w:basedOn w:val="a1"/>
    <w:qFormat/>
    <w:pPr>
      <w:keepNext/>
      <w:spacing w:before="120" w:after="120" w:line="360" w:lineRule="auto"/>
      <w:jc w:val="center"/>
    </w:pPr>
    <w:rPr>
      <w:rFonts w:eastAsia="Calibri"/>
      <w:b/>
      <w:bCs/>
      <w:sz w:val="28"/>
      <w:szCs w:val="20"/>
    </w:rPr>
  </w:style>
  <w:style w:type="paragraph" w:customStyle="1" w:styleId="110pt095">
    <w:name w:val="Стиль Заголовок 1 + 10 pt не полужирный курсив Слева:  095 см ..."/>
    <w:basedOn w:val="12"/>
    <w:qFormat/>
    <w:pPr>
      <w:tabs>
        <w:tab w:val="left" w:pos="1191"/>
        <w:tab w:val="left" w:pos="1429"/>
      </w:tabs>
      <w:spacing w:before="120"/>
      <w:ind w:left="1211"/>
    </w:pPr>
    <w:rPr>
      <w:rFonts w:eastAsia="Calibri"/>
      <w:bCs w:val="0"/>
      <w:iCs/>
      <w:szCs w:val="20"/>
    </w:rPr>
  </w:style>
  <w:style w:type="paragraph" w:customStyle="1" w:styleId="2ff1">
    <w:name w:val="ГС_Заголовок2_прил"/>
    <w:basedOn w:val="22"/>
    <w:uiPriority w:val="99"/>
    <w:qFormat/>
    <w:pPr>
      <w:keepLines/>
      <w:numPr>
        <w:ilvl w:val="0"/>
        <w:numId w:val="0"/>
      </w:numPr>
      <w:tabs>
        <w:tab w:val="left" w:pos="284"/>
        <w:tab w:val="left" w:pos="568"/>
        <w:tab w:val="left" w:pos="1427"/>
        <w:tab w:val="left" w:pos="1701"/>
        <w:tab w:val="left" w:pos="1985"/>
      </w:tabs>
      <w:suppressAutoHyphens/>
      <w:spacing w:before="180" w:after="180"/>
      <w:ind w:left="1440" w:hanging="360"/>
    </w:pPr>
    <w:rPr>
      <w:rFonts w:eastAsia="Arial Unicode MS"/>
      <w:i/>
      <w:iCs/>
      <w:kern w:val="2"/>
      <w:szCs w:val="44"/>
    </w:rPr>
  </w:style>
  <w:style w:type="paragraph" w:customStyle="1" w:styleId="3f0">
    <w:name w:val="ГС_Заголовок3_прил"/>
    <w:basedOn w:val="32"/>
    <w:qFormat/>
    <w:pPr>
      <w:keepLines/>
      <w:numPr>
        <w:ilvl w:val="0"/>
        <w:numId w:val="0"/>
      </w:numPr>
      <w:tabs>
        <w:tab w:val="left" w:pos="284"/>
        <w:tab w:val="left" w:pos="568"/>
        <w:tab w:val="left" w:pos="851"/>
        <w:tab w:val="left" w:pos="1418"/>
        <w:tab w:val="left" w:pos="1571"/>
        <w:tab w:val="left" w:pos="1985"/>
        <w:tab w:val="left" w:pos="2160"/>
      </w:tabs>
      <w:suppressAutoHyphens/>
      <w:spacing w:before="180" w:after="180"/>
      <w:ind w:left="2160" w:hanging="360"/>
    </w:pPr>
    <w:rPr>
      <w:sz w:val="26"/>
      <w:szCs w:val="24"/>
    </w:rPr>
  </w:style>
  <w:style w:type="paragraph" w:customStyle="1" w:styleId="48">
    <w:name w:val="ГС_Заголовок4_прил"/>
    <w:basedOn w:val="40"/>
    <w:uiPriority w:val="99"/>
    <w:qFormat/>
    <w:pPr>
      <w:numPr>
        <w:ilvl w:val="0"/>
        <w:numId w:val="0"/>
      </w:numPr>
      <w:tabs>
        <w:tab w:val="left" w:pos="284"/>
        <w:tab w:val="left" w:pos="568"/>
        <w:tab w:val="left" w:pos="851"/>
        <w:tab w:val="left" w:pos="1418"/>
        <w:tab w:val="left" w:pos="1715"/>
        <w:tab w:val="left" w:pos="1985"/>
        <w:tab w:val="left" w:pos="2880"/>
      </w:tabs>
      <w:suppressAutoHyphens/>
      <w:spacing w:before="180" w:after="180" w:line="240" w:lineRule="auto"/>
      <w:ind w:left="851" w:hanging="360"/>
      <w:jc w:val="left"/>
    </w:pPr>
    <w:rPr>
      <w:i/>
      <w:sz w:val="26"/>
      <w:szCs w:val="24"/>
    </w:rPr>
  </w:style>
  <w:style w:type="paragraph" w:customStyle="1" w:styleId="58">
    <w:name w:val="ГС_Заголовок5_прил"/>
    <w:basedOn w:val="5"/>
    <w:uiPriority w:val="99"/>
    <w:qFormat/>
    <w:pPr>
      <w:keepLines/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left" w:pos="1859"/>
        <w:tab w:val="left" w:pos="1985"/>
        <w:tab w:val="left" w:pos="3600"/>
      </w:tabs>
      <w:suppressAutoHyphens/>
      <w:spacing w:before="180" w:after="180" w:line="240" w:lineRule="auto"/>
      <w:ind w:left="851" w:hanging="360"/>
      <w:jc w:val="left"/>
    </w:pPr>
    <w:rPr>
      <w:b w:val="0"/>
      <w:i/>
      <w:sz w:val="24"/>
      <w:szCs w:val="20"/>
    </w:rPr>
  </w:style>
  <w:style w:type="paragraph" w:customStyle="1" w:styleId="-8">
    <w:name w:val="Гост-абзац"/>
    <w:basedOn w:val="a1"/>
    <w:link w:val="-9"/>
    <w:qFormat/>
    <w:pPr>
      <w:spacing w:line="360" w:lineRule="auto"/>
      <w:ind w:firstLine="709"/>
      <w:jc w:val="both"/>
    </w:pPr>
    <w:rPr>
      <w:sz w:val="28"/>
      <w:lang w:bidi="en-US"/>
    </w:rPr>
  </w:style>
  <w:style w:type="paragraph" w:customStyle="1" w:styleId="2ff2">
    <w:name w:val="Маркированный 2 уровень"/>
    <w:basedOn w:val="2"/>
    <w:qFormat/>
  </w:style>
  <w:style w:type="paragraph" w:customStyle="1" w:styleId="1ffff7">
    <w:name w:val="Список_1)"/>
    <w:basedOn w:val="a1"/>
    <w:qFormat/>
    <w:pPr>
      <w:spacing w:line="288" w:lineRule="auto"/>
      <w:jc w:val="both"/>
    </w:pPr>
    <w:rPr>
      <w:rFonts w:eastAsia="Calibri"/>
      <w:kern w:val="2"/>
      <w:szCs w:val="20"/>
      <w:lang w:eastAsia="en-US"/>
    </w:rPr>
  </w:style>
  <w:style w:type="paragraph" w:customStyle="1" w:styleId="affffffffffff2">
    <w:name w:val="Маркированый список"/>
    <w:qFormat/>
    <w:pPr>
      <w:spacing w:after="160" w:line="360" w:lineRule="auto"/>
      <w:jc w:val="both"/>
    </w:pPr>
    <w:rPr>
      <w:rFonts w:cs="Arial"/>
      <w:sz w:val="24"/>
      <w:szCs w:val="24"/>
      <w:lang w:eastAsia="en-US" w:bidi="en-US"/>
    </w:rPr>
  </w:style>
  <w:style w:type="paragraph" w:customStyle="1" w:styleId="affffffffffff3">
    <w:name w:val="Примечание к тексту"/>
    <w:basedOn w:val="a1"/>
    <w:qFormat/>
    <w:pPr>
      <w:ind w:firstLine="720"/>
      <w:jc w:val="both"/>
    </w:pPr>
    <w:rPr>
      <w:rFonts w:eastAsiaTheme="minorHAnsi" w:cstheme="minorBidi"/>
      <w:lang w:eastAsia="en-US"/>
    </w:rPr>
  </w:style>
  <w:style w:type="paragraph" w:customStyle="1" w:styleId="affffffffffff4">
    <w:name w:val="Нумерованный список (тбл)"/>
    <w:basedOn w:val="a1"/>
    <w:uiPriority w:val="99"/>
    <w:qFormat/>
    <w:pPr>
      <w:spacing w:before="40" w:after="80"/>
    </w:pPr>
    <w:rPr>
      <w:rFonts w:eastAsiaTheme="minorHAnsi" w:cstheme="minorBidi"/>
      <w:bCs/>
      <w:sz w:val="22"/>
      <w:szCs w:val="18"/>
      <w:lang w:eastAsia="en-US"/>
    </w:rPr>
  </w:style>
  <w:style w:type="paragraph" w:customStyle="1" w:styleId="affffffffffff5">
    <w:name w:val="ТЕКСТ ДОК"/>
    <w:basedOn w:val="a1"/>
    <w:qFormat/>
    <w:pPr>
      <w:spacing w:after="160" w:line="360" w:lineRule="auto"/>
      <w:ind w:firstLine="851"/>
      <w:jc w:val="both"/>
    </w:pPr>
  </w:style>
  <w:style w:type="paragraph" w:customStyle="1" w:styleId="affffffffffff6">
    <w:name w:val="Таблица (текст)"/>
    <w:basedOn w:val="a1"/>
    <w:qFormat/>
    <w:pPr>
      <w:spacing w:before="40" w:after="30"/>
      <w:jc w:val="both"/>
    </w:pPr>
    <w:rPr>
      <w:sz w:val="20"/>
      <w:lang w:val="en-US"/>
    </w:rPr>
  </w:style>
  <w:style w:type="paragraph" w:customStyle="1" w:styleId="3f1">
    <w:name w:val="Нумерованный список 3 (тбл)"/>
    <w:basedOn w:val="a1"/>
    <w:uiPriority w:val="99"/>
    <w:qFormat/>
    <w:pPr>
      <w:widowControl w:val="0"/>
      <w:suppressAutoHyphens/>
      <w:spacing w:before="40" w:after="80" w:line="259" w:lineRule="auto"/>
    </w:pPr>
    <w:rPr>
      <w:bCs/>
      <w:kern w:val="2"/>
      <w:szCs w:val="18"/>
    </w:rPr>
  </w:style>
  <w:style w:type="paragraph" w:customStyle="1" w:styleId="affffffffffff7">
    <w:name w:val="Титул_абзац_ГОСТ_ЛУ_Наименование_документа"/>
    <w:basedOn w:val="a1"/>
    <w:uiPriority w:val="99"/>
    <w:qFormat/>
    <w:pPr>
      <w:jc w:val="center"/>
    </w:pPr>
    <w:rPr>
      <w:b/>
      <w:sz w:val="32"/>
    </w:rPr>
  </w:style>
  <w:style w:type="paragraph" w:customStyle="1" w:styleId="--3">
    <w:name w:val="гост-табл-заг"/>
    <w:basedOn w:val="a1"/>
    <w:qFormat/>
    <w:pPr>
      <w:jc w:val="center"/>
    </w:pPr>
    <w:rPr>
      <w:rFonts w:eastAsia="Calibri"/>
      <w:b/>
      <w:sz w:val="28"/>
      <w:szCs w:val="28"/>
      <w:lang w:eastAsia="en-US"/>
    </w:rPr>
  </w:style>
  <w:style w:type="paragraph" w:customStyle="1" w:styleId="--4">
    <w:name w:val="Гост-табл-назв"/>
    <w:basedOn w:val="a1"/>
    <w:qFormat/>
    <w:pPr>
      <w:keepNext/>
      <w:spacing w:before="120" w:after="120"/>
      <w:jc w:val="both"/>
    </w:pPr>
    <w:rPr>
      <w:rFonts w:eastAsia="Arial Unicode MS"/>
      <w:bCs/>
      <w:sz w:val="28"/>
      <w:szCs w:val="28"/>
      <w:lang w:eastAsia="en-US" w:bidi="en-US"/>
    </w:rPr>
  </w:style>
  <w:style w:type="paragraph" w:customStyle="1" w:styleId="--5">
    <w:name w:val="гост-табл-текст"/>
    <w:basedOn w:val="a1"/>
    <w:qFormat/>
    <w:rPr>
      <w:lang w:eastAsia="en-US"/>
    </w:rPr>
  </w:style>
  <w:style w:type="paragraph" w:customStyle="1" w:styleId="--14">
    <w:name w:val="Стиль гост-табл-текст + 14 пт"/>
    <w:basedOn w:val="--5"/>
    <w:qFormat/>
    <w:rPr>
      <w:sz w:val="28"/>
    </w:rPr>
  </w:style>
  <w:style w:type="paragraph" w:customStyle="1" w:styleId="--140">
    <w:name w:val="Стиль Стиль гост-табл-текст + 14 пт +"/>
    <w:basedOn w:val="--14"/>
    <w:qFormat/>
  </w:style>
  <w:style w:type="paragraph" w:customStyle="1" w:styleId="affffffffffff8">
    <w:name w:val="Шапка таблицы"/>
    <w:uiPriority w:val="99"/>
    <w:qFormat/>
    <w:pPr>
      <w:jc w:val="center"/>
    </w:pPr>
    <w:rPr>
      <w:b/>
      <w:sz w:val="24"/>
      <w:szCs w:val="24"/>
      <w:lang w:eastAsia="en-US"/>
    </w:rPr>
  </w:style>
  <w:style w:type="paragraph" w:customStyle="1" w:styleId="a0">
    <w:name w:val="заголовок приложения"/>
    <w:basedOn w:val="aff6"/>
    <w:qFormat/>
    <w:pPr>
      <w:keepNext w:val="0"/>
      <w:numPr>
        <w:numId w:val="11"/>
      </w:numPr>
      <w:spacing w:line="240" w:lineRule="auto"/>
    </w:pPr>
    <w:rPr>
      <w:b/>
      <w:lang w:bidi="en-US"/>
    </w:rPr>
  </w:style>
  <w:style w:type="paragraph" w:customStyle="1" w:styleId="1ffff8">
    <w:name w:val="Нумерованный список_1"/>
    <w:basedOn w:val="a1"/>
    <w:qFormat/>
    <w:pPr>
      <w:spacing w:after="160" w:line="360" w:lineRule="auto"/>
      <w:ind w:left="1134" w:hanging="425"/>
      <w:contextualSpacing/>
    </w:pPr>
    <w:rPr>
      <w:rFonts w:eastAsia="Calibri"/>
      <w:sz w:val="28"/>
      <w:szCs w:val="28"/>
      <w:lang w:eastAsia="en-US"/>
    </w:rPr>
  </w:style>
  <w:style w:type="paragraph" w:customStyle="1" w:styleId="2ff3">
    <w:name w:val="заголовок приложения 2"/>
    <w:basedOn w:val="15"/>
    <w:qFormat/>
  </w:style>
  <w:style w:type="paragraph" w:customStyle="1" w:styleId="3f2">
    <w:name w:val="заголовок приложения 3"/>
    <w:basedOn w:val="2ff3"/>
    <w:qFormat/>
    <w:pPr>
      <w:tabs>
        <w:tab w:val="left" w:pos="1701"/>
      </w:tabs>
      <w:ind w:left="1985" w:hanging="567"/>
      <w:outlineLvl w:val="2"/>
    </w:pPr>
  </w:style>
  <w:style w:type="paragraph" w:customStyle="1" w:styleId="49">
    <w:name w:val="заголовок приложения 4"/>
    <w:basedOn w:val="3f2"/>
    <w:qFormat/>
    <w:pPr>
      <w:tabs>
        <w:tab w:val="left" w:pos="1843"/>
      </w:tabs>
      <w:ind w:left="709" w:firstLine="0"/>
      <w:outlineLvl w:val="3"/>
    </w:pPr>
  </w:style>
  <w:style w:type="table" w:customStyle="1" w:styleId="1ffff9">
    <w:name w:val="Сетка таблицы1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Light Grid Accent 3"/>
    <w:basedOn w:val="a3"/>
    <w:uiPriority w:val="99"/>
    <w:qFormat/>
    <w:rPr>
      <w:color w:val="000000"/>
      <w:sz w:val="24"/>
      <w:szCs w:val="24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lastCol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</w:tcPr>
    </w:tblStylePr>
  </w:style>
  <w:style w:type="character" w:customStyle="1" w:styleId="af6">
    <w:name w:val="Основной текст Знак"/>
    <w:basedOn w:val="a2"/>
    <w:link w:val="af5"/>
    <w:qFormat/>
    <w:rPr>
      <w:sz w:val="28"/>
      <w:szCs w:val="24"/>
    </w:rPr>
  </w:style>
  <w:style w:type="paragraph" w:customStyle="1" w:styleId="affffffffffff9">
    <w:name w:val="Обычный (без отступа)"/>
    <w:basedOn w:val="a1"/>
    <w:link w:val="affffffffffffa"/>
    <w:qFormat/>
    <w:pPr>
      <w:jc w:val="both"/>
    </w:pPr>
    <w:rPr>
      <w:rFonts w:eastAsiaTheme="minorHAnsi" w:cstheme="minorBidi"/>
      <w:lang w:eastAsia="en-US"/>
    </w:rPr>
  </w:style>
  <w:style w:type="character" w:customStyle="1" w:styleId="affffffffffffa">
    <w:name w:val="Обычный (без отступа) Знак"/>
    <w:link w:val="affffffffffff9"/>
    <w:qFormat/>
    <w:locked/>
    <w:rPr>
      <w:rFonts w:eastAsiaTheme="minorHAnsi" w:cstheme="minorBidi"/>
      <w:sz w:val="24"/>
      <w:szCs w:val="24"/>
      <w:lang w:eastAsia="en-US"/>
    </w:rPr>
  </w:style>
  <w:style w:type="paragraph" w:customStyle="1" w:styleId="16">
    <w:name w:val="Маркированный список 1"/>
    <w:basedOn w:val="a1"/>
    <w:uiPriority w:val="99"/>
    <w:qFormat/>
    <w:pPr>
      <w:numPr>
        <w:numId w:val="12"/>
      </w:numPr>
      <w:tabs>
        <w:tab w:val="left" w:pos="1134"/>
      </w:tabs>
      <w:spacing w:line="360" w:lineRule="auto"/>
      <w:jc w:val="both"/>
    </w:pPr>
    <w:rPr>
      <w:szCs w:val="20"/>
    </w:rPr>
  </w:style>
  <w:style w:type="paragraph" w:customStyle="1" w:styleId="affffffffffffb">
    <w:name w:val="Рисунок по центру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jc w:val="center"/>
    </w:pPr>
    <w:rPr>
      <w:rFonts w:ascii="Arial" w:hAnsi="Arial"/>
      <w:sz w:val="20"/>
      <w:szCs w:val="20"/>
    </w:rPr>
  </w:style>
  <w:style w:type="paragraph" w:customStyle="1" w:styleId="---2">
    <w:name w:val="Гост-список-марк-2"/>
    <w:basedOn w:val="20"/>
    <w:qFormat/>
    <w:pPr>
      <w:ind w:left="1701" w:hanging="567"/>
    </w:pPr>
  </w:style>
  <w:style w:type="paragraph" w:customStyle="1" w:styleId="a">
    <w:name w:val="Заголовок Приложение А"/>
    <w:basedOn w:val="a1"/>
    <w:qFormat/>
    <w:pPr>
      <w:keepNext/>
      <w:keepLines/>
      <w:pageBreakBefore/>
      <w:numPr>
        <w:numId w:val="13"/>
      </w:numPr>
      <w:spacing w:before="480" w:after="120"/>
      <w:jc w:val="center"/>
      <w:outlineLvl w:val="0"/>
    </w:pPr>
    <w:rPr>
      <w:b/>
      <w:bCs/>
      <w:caps/>
      <w:sz w:val="28"/>
      <w:szCs w:val="28"/>
      <w:lang w:eastAsia="en-US"/>
    </w:rPr>
  </w:style>
  <w:style w:type="paragraph" w:customStyle="1" w:styleId="13">
    <w:name w:val="Заголовок Приложение А.1"/>
    <w:basedOn w:val="a"/>
    <w:qFormat/>
    <w:pPr>
      <w:pageBreakBefore w:val="0"/>
      <w:numPr>
        <w:ilvl w:val="1"/>
      </w:numPr>
      <w:jc w:val="left"/>
      <w:outlineLvl w:val="1"/>
    </w:pPr>
    <w:rPr>
      <w:rFonts w:eastAsia="Calibri"/>
      <w:caps w:val="0"/>
    </w:rPr>
  </w:style>
  <w:style w:type="paragraph" w:customStyle="1" w:styleId="110">
    <w:name w:val="Заголовок Приложение А.1.1"/>
    <w:basedOn w:val="13"/>
    <w:qFormat/>
    <w:pPr>
      <w:numPr>
        <w:ilvl w:val="2"/>
      </w:numPr>
      <w:outlineLvl w:val="2"/>
    </w:pPr>
  </w:style>
  <w:style w:type="paragraph" w:customStyle="1" w:styleId="111">
    <w:name w:val="Заголовок Приложение А.1.1.1"/>
    <w:basedOn w:val="110"/>
    <w:qFormat/>
    <w:pPr>
      <w:numPr>
        <w:ilvl w:val="3"/>
      </w:numPr>
      <w:outlineLvl w:val="3"/>
    </w:pPr>
  </w:style>
  <w:style w:type="character" w:customStyle="1" w:styleId="af4">
    <w:name w:val="Верхний колонтитул Знак"/>
    <w:basedOn w:val="a2"/>
    <w:link w:val="af3"/>
    <w:uiPriority w:val="99"/>
    <w:qFormat/>
    <w:rPr>
      <w:sz w:val="28"/>
      <w:szCs w:val="24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-9">
    <w:name w:val="Гост-абзац Знак"/>
    <w:basedOn w:val="a2"/>
    <w:link w:val="-8"/>
    <w:qFormat/>
    <w:locked/>
    <w:rPr>
      <w:sz w:val="28"/>
      <w:szCs w:val="24"/>
      <w:lang w:bidi="en-US"/>
    </w:rPr>
  </w:style>
  <w:style w:type="table" w:styleId="-12">
    <w:name w:val="Colorful List Accent 1"/>
    <w:basedOn w:val="a3"/>
    <w:uiPriority w:val="34"/>
    <w:qFormat/>
    <w:rPr>
      <w:rFonts w:ascii="Calibri" w:hAnsi="Calibri"/>
      <w:color w:val="000000"/>
    </w:rPr>
    <w:tblPr/>
    <w:tcPr>
      <w:shd w:val="clear" w:color="auto" w:fill="EEF5FB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rFonts w:cs="Times New Roman"/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rPr>
        <w:rFonts w:cs="Times New Roman"/>
      </w:rPr>
      <w:tblPr/>
      <w:tcPr>
        <w:shd w:val="clear" w:color="auto" w:fill="DEEAF6"/>
      </w:tcPr>
    </w:tblStylePr>
  </w:style>
  <w:style w:type="paragraph" w:customStyle="1" w:styleId="10">
    <w:name w:val="Нумированный список 1 уровня"/>
    <w:basedOn w:val="-8"/>
    <w:qFormat/>
    <w:pPr>
      <w:numPr>
        <w:numId w:val="14"/>
      </w:numPr>
      <w:tabs>
        <w:tab w:val="left" w:pos="360"/>
      </w:tabs>
      <w:ind w:left="1134" w:hanging="425"/>
    </w:pPr>
    <w:rPr>
      <w:sz w:val="24"/>
      <w:lang w:bidi="ar-S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ffffa">
    <w:name w:val="Основной текст Знак1"/>
    <w:basedOn w:val="a2"/>
    <w:uiPriority w:val="99"/>
    <w:qFormat/>
    <w:rPr>
      <w:rFonts w:ascii="Arial" w:hAnsi="Arial" w:cs="Arial" w:hint="default"/>
      <w:sz w:val="17"/>
      <w:szCs w:val="17"/>
      <w:u w:val="none"/>
    </w:rPr>
  </w:style>
  <w:style w:type="character" w:customStyle="1" w:styleId="1ffffb">
    <w:name w:val="Неразрешенное упоминание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-2">
    <w:name w:val="Гост-заг2"/>
    <w:basedOn w:val="22"/>
    <w:uiPriority w:val="99"/>
    <w:qFormat/>
    <w:pPr>
      <w:numPr>
        <w:numId w:val="15"/>
      </w:numPr>
      <w:tabs>
        <w:tab w:val="left" w:pos="1134"/>
      </w:tabs>
      <w:spacing w:line="360" w:lineRule="auto"/>
    </w:pPr>
    <w:rPr>
      <w:iCs/>
      <w:szCs w:val="24"/>
      <w:lang w:eastAsia="en-US" w:bidi="en-US"/>
    </w:rPr>
  </w:style>
  <w:style w:type="paragraph" w:customStyle="1" w:styleId="-3">
    <w:name w:val="Гост-заг3"/>
    <w:basedOn w:val="-2"/>
    <w:next w:val="a1"/>
    <w:uiPriority w:val="99"/>
    <w:qFormat/>
    <w:pPr>
      <w:numPr>
        <w:ilvl w:val="2"/>
      </w:numPr>
      <w:tabs>
        <w:tab w:val="left" w:pos="1701"/>
        <w:tab w:val="left" w:pos="1843"/>
      </w:tabs>
      <w:spacing w:before="120"/>
      <w:outlineLvl w:val="2"/>
    </w:pPr>
  </w:style>
  <w:style w:type="character" w:customStyle="1" w:styleId="-40">
    <w:name w:val="Гост-заг4 Знак"/>
    <w:basedOn w:val="a2"/>
    <w:link w:val="-4"/>
    <w:uiPriority w:val="99"/>
    <w:qFormat/>
    <w:locked/>
    <w:rPr>
      <w:b/>
      <w:bCs/>
      <w:iCs/>
      <w:sz w:val="26"/>
      <w:szCs w:val="26"/>
      <w:lang w:eastAsia="en-US" w:bidi="en-US"/>
    </w:rPr>
  </w:style>
  <w:style w:type="paragraph" w:customStyle="1" w:styleId="-4">
    <w:name w:val="Гост-заг4"/>
    <w:basedOn w:val="-3"/>
    <w:next w:val="a1"/>
    <w:link w:val="-40"/>
    <w:uiPriority w:val="99"/>
    <w:qFormat/>
    <w:pPr>
      <w:numPr>
        <w:ilvl w:val="3"/>
      </w:numPr>
      <w:tabs>
        <w:tab w:val="clear" w:pos="1134"/>
        <w:tab w:val="clear" w:pos="1843"/>
      </w:tabs>
      <w:outlineLvl w:val="3"/>
    </w:pPr>
    <w:rPr>
      <w:sz w:val="26"/>
      <w:szCs w:val="26"/>
    </w:rPr>
  </w:style>
  <w:style w:type="paragraph" w:customStyle="1" w:styleId="-5">
    <w:name w:val="Гост-заг5"/>
    <w:basedOn w:val="-4"/>
    <w:link w:val="-50"/>
    <w:uiPriority w:val="99"/>
    <w:qFormat/>
    <w:pPr>
      <w:numPr>
        <w:ilvl w:val="4"/>
      </w:numPr>
      <w:tabs>
        <w:tab w:val="left" w:pos="360"/>
      </w:tabs>
      <w:ind w:left="4309" w:hanging="299"/>
      <w:outlineLvl w:val="4"/>
    </w:pPr>
    <w:rPr>
      <w:sz w:val="24"/>
    </w:rPr>
  </w:style>
  <w:style w:type="paragraph" w:customStyle="1" w:styleId="-6">
    <w:name w:val="Гост-заг6"/>
    <w:basedOn w:val="-5"/>
    <w:next w:val="a1"/>
    <w:uiPriority w:val="99"/>
    <w:qFormat/>
    <w:pPr>
      <w:numPr>
        <w:ilvl w:val="5"/>
      </w:numPr>
      <w:ind w:left="5029" w:hanging="360"/>
      <w:outlineLvl w:val="5"/>
    </w:pPr>
  </w:style>
  <w:style w:type="paragraph" w:customStyle="1" w:styleId="-7">
    <w:name w:val="Гост-заг7"/>
    <w:basedOn w:val="-5"/>
    <w:uiPriority w:val="99"/>
    <w:qFormat/>
    <w:pPr>
      <w:numPr>
        <w:ilvl w:val="6"/>
      </w:numPr>
      <w:ind w:left="5749" w:hanging="360"/>
      <w:outlineLvl w:val="5"/>
    </w:pPr>
  </w:style>
  <w:style w:type="paragraph" w:customStyle="1" w:styleId="-1">
    <w:name w:val="Гост-заг1"/>
    <w:basedOn w:val="a1"/>
    <w:uiPriority w:val="99"/>
    <w:qFormat/>
    <w:pPr>
      <w:keepNext/>
      <w:pageBreakBefore/>
      <w:numPr>
        <w:numId w:val="15"/>
      </w:numPr>
      <w:tabs>
        <w:tab w:val="left" w:pos="709"/>
      </w:tabs>
      <w:spacing w:line="360" w:lineRule="auto"/>
      <w:outlineLvl w:val="0"/>
    </w:pPr>
    <w:rPr>
      <w:b/>
      <w:bCs/>
      <w:kern w:val="32"/>
      <w:sz w:val="32"/>
      <w:szCs w:val="32"/>
      <w:lang w:eastAsia="en-US" w:bidi="en-US"/>
    </w:rPr>
  </w:style>
  <w:style w:type="paragraph" w:customStyle="1" w:styleId="affffffffffffc">
    <w:name w:val="Название таблицы"/>
    <w:basedOn w:val="a1"/>
    <w:next w:val="a1"/>
    <w:uiPriority w:val="99"/>
    <w:qFormat/>
    <w:pPr>
      <w:keepNext/>
      <w:keepLines/>
      <w:spacing w:before="120" w:after="120"/>
      <w:jc w:val="both"/>
    </w:pPr>
    <w:rPr>
      <w:szCs w:val="20"/>
    </w:rPr>
  </w:style>
  <w:style w:type="paragraph" w:customStyle="1" w:styleId="affffffffffffd">
    <w:name w:val="Рисунок"/>
    <w:basedOn w:val="-8"/>
    <w:qFormat/>
    <w:pPr>
      <w:keepNext/>
      <w:ind w:firstLine="0"/>
      <w:jc w:val="center"/>
    </w:pPr>
    <w:rPr>
      <w:sz w:val="24"/>
      <w:lang w:bidi="ar-SA"/>
    </w:rPr>
  </w:style>
  <w:style w:type="paragraph" w:customStyle="1" w:styleId="affffffffffffe">
    <w:name w:val="Название_рисунка"/>
    <w:basedOn w:val="ae"/>
    <w:qFormat/>
    <w:pPr>
      <w:keepNext w:val="0"/>
      <w:spacing w:before="120" w:after="120" w:line="240" w:lineRule="auto"/>
      <w:jc w:val="center"/>
    </w:pPr>
    <w:rPr>
      <w:bCs w:val="0"/>
    </w:rPr>
  </w:style>
  <w:style w:type="paragraph" w:customStyle="1" w:styleId="afffffffffffff">
    <w:name w:val="Титульный лист"/>
    <w:basedOn w:val="a1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120" w:after="120"/>
      <w:jc w:val="center"/>
    </w:pPr>
    <w:rPr>
      <w:rFonts w:eastAsia="Calibri"/>
      <w:sz w:val="28"/>
      <w:szCs w:val="28"/>
    </w:rPr>
  </w:style>
  <w:style w:type="character" w:customStyle="1" w:styleId="afa">
    <w:name w:val="Основной текст с отступом Знак"/>
    <w:basedOn w:val="a2"/>
    <w:link w:val="af9"/>
    <w:uiPriority w:val="99"/>
    <w:semiHidden/>
    <w:qFormat/>
    <w:rPr>
      <w:sz w:val="28"/>
      <w:szCs w:val="24"/>
    </w:rPr>
  </w:style>
  <w:style w:type="character" w:customStyle="1" w:styleId="310">
    <w:name w:val="Основной текст 3 Знак1"/>
    <w:basedOn w:val="a2"/>
    <w:link w:val="37"/>
    <w:semiHidden/>
    <w:qFormat/>
    <w:rPr>
      <w:sz w:val="16"/>
      <w:szCs w:val="16"/>
    </w:rPr>
  </w:style>
  <w:style w:type="character" w:customStyle="1" w:styleId="afe">
    <w:name w:val="Заголовок Знак"/>
    <w:basedOn w:val="a2"/>
    <w:link w:val="afd"/>
    <w:qFormat/>
    <w:rPr>
      <w:b/>
      <w:sz w:val="28"/>
      <w:lang w:val="zh-CN" w:eastAsia="zh-CN"/>
    </w:rPr>
  </w:style>
  <w:style w:type="paragraph" w:customStyle="1" w:styleId="2ff4">
    <w:name w:val="Обычный2"/>
    <w:qFormat/>
    <w:pPr>
      <w:snapToGrid w:val="0"/>
    </w:pPr>
  </w:style>
  <w:style w:type="paragraph" w:customStyle="1" w:styleId="210">
    <w:name w:val="Основной текст 21"/>
    <w:basedOn w:val="2ff4"/>
    <w:qFormat/>
    <w:pPr>
      <w:ind w:right="-74"/>
      <w:jc w:val="both"/>
    </w:pPr>
    <w:rPr>
      <w:sz w:val="16"/>
    </w:rPr>
  </w:style>
  <w:style w:type="paragraph" w:customStyle="1" w:styleId="14">
    <w:name w:val="Маркированный 1 уровень"/>
    <w:basedOn w:val="a1"/>
    <w:qFormat/>
    <w:pPr>
      <w:numPr>
        <w:numId w:val="16"/>
      </w:numPr>
      <w:spacing w:line="360" w:lineRule="auto"/>
      <w:ind w:left="1134" w:hanging="425"/>
      <w:jc w:val="both"/>
    </w:pPr>
    <w:rPr>
      <w:sz w:val="28"/>
    </w:rPr>
  </w:style>
  <w:style w:type="paragraph" w:customStyle="1" w:styleId="afffffffffffff0">
    <w:name w:val="Тип приложения"/>
    <w:basedOn w:val="a0"/>
    <w:next w:val="a1"/>
    <w:qFormat/>
    <w:pPr>
      <w:keepNext/>
      <w:numPr>
        <w:numId w:val="0"/>
      </w:numPr>
      <w:spacing w:after="120"/>
      <w:contextualSpacing w:val="0"/>
      <w:jc w:val="right"/>
    </w:pPr>
    <w:rPr>
      <w:b w:val="0"/>
      <w:caps/>
      <w:sz w:val="24"/>
      <w:szCs w:val="20"/>
      <w:lang w:bidi="ar-SA"/>
    </w:rPr>
  </w:style>
  <w:style w:type="paragraph" w:customStyle="1" w:styleId="31">
    <w:name w:val="Маркированный список 3_"/>
    <w:basedOn w:val="30"/>
    <w:qFormat/>
    <w:rsid w:val="00F25B15"/>
    <w:pPr>
      <w:numPr>
        <w:ilvl w:val="2"/>
      </w:numPr>
      <w:ind w:left="1985" w:hanging="425"/>
      <w:contextualSpacing/>
    </w:pPr>
  </w:style>
  <w:style w:type="character" w:customStyle="1" w:styleId="-50">
    <w:name w:val="Гост-заг5 Знак"/>
    <w:basedOn w:val="-40"/>
    <w:link w:val="-5"/>
    <w:uiPriority w:val="99"/>
    <w:qFormat/>
    <w:locked/>
    <w:rPr>
      <w:b/>
      <w:bCs/>
      <w:iCs/>
      <w:sz w:val="24"/>
      <w:szCs w:val="26"/>
      <w:lang w:eastAsia="en-US" w:bidi="en-US"/>
    </w:rPr>
  </w:style>
  <w:style w:type="paragraph" w:styleId="afffffffffffff1">
    <w:name w:val="Revision"/>
    <w:hidden/>
    <w:uiPriority w:val="99"/>
    <w:semiHidden/>
    <w:rsid w:val="00BC0299"/>
    <w:rPr>
      <w:sz w:val="24"/>
      <w:szCs w:val="24"/>
    </w:rPr>
  </w:style>
  <w:style w:type="character" w:customStyle="1" w:styleId="scayt-misspell-word">
    <w:name w:val="scayt-misspell-word"/>
    <w:basedOn w:val="a2"/>
    <w:rsid w:val="00B03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6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9864F04A4B974485F9DD2AD1D70AAA" ma:contentTypeVersion="2" ma:contentTypeDescription="Create a new document." ma:contentTypeScope="" ma:versionID="b705fd48b99c079306923480d9885f5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9a3be1eb42ff74df07bc87ee8e4ea6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5A8F6-DF6A-4709-AEC9-5AB3494F5CF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27CD2BD-9E0A-4088-A528-00434EA799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4337AF-CBBC-46B1-B841-6E53BD422B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FCD59B-4428-439D-A595-C8499DF58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85B2BD10-533C-4FB4-886E-4E23FEA00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2320</Words>
  <Characters>13229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Olga Shirokova</cp:lastModifiedBy>
  <cp:revision>6</cp:revision>
  <cp:lastPrinted>2022-07-15T14:03:00Z</cp:lastPrinted>
  <dcterms:created xsi:type="dcterms:W3CDTF">2023-01-10T12:56:00Z</dcterms:created>
  <dcterms:modified xsi:type="dcterms:W3CDTF">2023-01-16T07:07:00Z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">
    <vt:lpwstr>Document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IconOverlay">
    <vt:lpwstr/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TaxCatchAll">
    <vt:lpwstr/>
  </property>
  <property fmtid="{D5CDD505-2E9C-101B-9397-08002B2CF9AE}" pid="11" name="TaxKeyword">
    <vt:lpwstr/>
  </property>
  <property fmtid="{D5CDD505-2E9C-101B-9397-08002B2CF9AE}" pid="12" name="TaxKeywordTaxHTField">
    <vt:lpwstr/>
  </property>
  <property fmtid="{D5CDD505-2E9C-101B-9397-08002B2CF9AE}" pid="13" name="_Contract">
    <vt:lpwstr>№ ... от ... 200... года</vt:lpwstr>
  </property>
  <property fmtid="{D5CDD505-2E9C-101B-9397-08002B2CF9AE}" pid="14" name="_SystemName">
    <vt:lpwstr>ИАС СЭР</vt:lpwstr>
  </property>
  <property fmtid="{D5CDD505-2E9C-101B-9397-08002B2CF9AE}" pid="15" name="??? ?????????">
    <vt:lpwstr/>
  </property>
  <property fmtid="{D5CDD505-2E9C-101B-9397-08002B2CF9AE}" pid="16" name="KSOProductBuildVer">
    <vt:lpwstr>1049-11.2.0.11380</vt:lpwstr>
  </property>
  <property fmtid="{D5CDD505-2E9C-101B-9397-08002B2CF9AE}" pid="17" name="ICV">
    <vt:lpwstr>D792E5860793415C8657DF914D2BF80D</vt:lpwstr>
  </property>
</Properties>
</file>